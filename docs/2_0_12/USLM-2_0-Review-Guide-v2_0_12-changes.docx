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51934" w14:textId="77777777" w:rsidR="00BA4FAA" w:rsidRPr="00BA4FAA" w:rsidRDefault="00BA4FAA" w:rsidP="00BA4FAA">
      <w:pPr>
        <w:rPr>
          <w:rFonts w:ascii="Times New Roman" w:hAnsi="Times New Roman" w:cs="Times New Roman"/>
        </w:rPr>
      </w:pPr>
    </w:p>
    <w:p w14:paraId="2564E617" w14:textId="77777777" w:rsidR="00BA4FAA" w:rsidRPr="00BA4FAA" w:rsidRDefault="00BA4FAA" w:rsidP="00BA4FAA">
      <w:pPr>
        <w:rPr>
          <w:rFonts w:ascii="Times New Roman" w:hAnsi="Times New Roman" w:cs="Times New Roman"/>
        </w:rPr>
      </w:pPr>
    </w:p>
    <w:p w14:paraId="2ADBD70D" w14:textId="77777777" w:rsidR="00BA4FAA" w:rsidRPr="00BA4FAA" w:rsidRDefault="00BA4FAA" w:rsidP="00BA4FAA">
      <w:pPr>
        <w:rPr>
          <w:rFonts w:ascii="Times New Roman" w:hAnsi="Times New Roman" w:cs="Times New Roman"/>
        </w:rPr>
      </w:pPr>
    </w:p>
    <w:p w14:paraId="4ED5C744" w14:textId="77777777" w:rsidR="00D15C0A" w:rsidRPr="00BA4FAA" w:rsidRDefault="00D15C0A" w:rsidP="00BA4FAA">
      <w:pPr>
        <w:pStyle w:val="Title"/>
        <w:rPr>
          <w:rFonts w:ascii="Times New Roman" w:hAnsi="Times New Roman" w:cs="Times New Roman"/>
          <w:sz w:val="22"/>
          <w:szCs w:val="22"/>
        </w:rPr>
      </w:pPr>
    </w:p>
    <w:p w14:paraId="7A4A68B8" w14:textId="77777777" w:rsidR="00D15C0A" w:rsidRDefault="00D15C0A" w:rsidP="00BA4FAA">
      <w:pPr>
        <w:pStyle w:val="Title"/>
        <w:rPr>
          <w:rFonts w:ascii="Times New Roman" w:hAnsi="Times New Roman" w:cs="Times New Roman"/>
          <w:sz w:val="22"/>
          <w:szCs w:val="22"/>
        </w:rPr>
      </w:pPr>
    </w:p>
    <w:p w14:paraId="13A06610" w14:textId="77777777" w:rsidR="003C2D16" w:rsidRDefault="003C2D16" w:rsidP="003C2D16"/>
    <w:p w14:paraId="0B783A2C" w14:textId="77777777" w:rsidR="003C2D16" w:rsidRPr="003C2D16" w:rsidRDefault="003C2D16" w:rsidP="003C2D16"/>
    <w:p w14:paraId="1E5C72F8" w14:textId="77777777" w:rsidR="000F2415" w:rsidRPr="000F2415" w:rsidRDefault="000F2415" w:rsidP="000F2415"/>
    <w:p w14:paraId="5BB3446C" w14:textId="77777777" w:rsidR="006C2E22" w:rsidRDefault="006C2E22" w:rsidP="00D15C0A">
      <w:pPr>
        <w:pStyle w:val="Title"/>
        <w:jc w:val="center"/>
        <w:rPr>
          <w:b/>
        </w:rPr>
      </w:pPr>
      <w:r>
        <w:rPr>
          <w:b/>
        </w:rPr>
        <w:t>United States Legislative Markup</w:t>
      </w:r>
    </w:p>
    <w:p w14:paraId="0754C325" w14:textId="77777777" w:rsidR="006C2E22" w:rsidRDefault="006C2E22" w:rsidP="00D15C0A">
      <w:pPr>
        <w:pStyle w:val="Title"/>
        <w:jc w:val="center"/>
        <w:rPr>
          <w:b/>
        </w:rPr>
      </w:pPr>
    </w:p>
    <w:p w14:paraId="59CF2919" w14:textId="77777777" w:rsidR="007F3384" w:rsidRDefault="007F3384" w:rsidP="00D15C0A">
      <w:pPr>
        <w:pStyle w:val="Title"/>
        <w:jc w:val="center"/>
        <w:rPr>
          <w:b/>
          <w:sz w:val="40"/>
          <w:szCs w:val="40"/>
        </w:rPr>
      </w:pPr>
      <w:r>
        <w:rPr>
          <w:b/>
          <w:sz w:val="40"/>
          <w:szCs w:val="40"/>
        </w:rPr>
        <w:t xml:space="preserve">Review </w:t>
      </w:r>
      <w:r w:rsidR="00B672F1" w:rsidRPr="00B672F1">
        <w:rPr>
          <w:b/>
          <w:sz w:val="40"/>
          <w:szCs w:val="40"/>
        </w:rPr>
        <w:t xml:space="preserve">Guide for </w:t>
      </w:r>
    </w:p>
    <w:p w14:paraId="7B6888EF" w14:textId="77777777" w:rsidR="00D15C0A" w:rsidRPr="006C2E22" w:rsidRDefault="007F3384" w:rsidP="00D15C0A">
      <w:pPr>
        <w:pStyle w:val="Title"/>
        <w:jc w:val="center"/>
        <w:rPr>
          <w:b/>
          <w:sz w:val="40"/>
          <w:szCs w:val="40"/>
        </w:rPr>
      </w:pPr>
      <w:r>
        <w:rPr>
          <w:b/>
          <w:sz w:val="40"/>
          <w:szCs w:val="40"/>
        </w:rPr>
        <w:t xml:space="preserve">Version 2.0 of </w:t>
      </w:r>
      <w:r w:rsidR="00B672F1" w:rsidRPr="00B672F1">
        <w:rPr>
          <w:b/>
          <w:sz w:val="40"/>
          <w:szCs w:val="40"/>
        </w:rPr>
        <w:t>the USLM Schema</w:t>
      </w:r>
      <w:r>
        <w:rPr>
          <w:b/>
          <w:sz w:val="40"/>
          <w:szCs w:val="40"/>
        </w:rPr>
        <w:t xml:space="preserve"> </w:t>
      </w:r>
    </w:p>
    <w:p w14:paraId="745A2564" w14:textId="77777777" w:rsidR="00D15C0A" w:rsidRPr="00D15C0A" w:rsidRDefault="00D15C0A" w:rsidP="00D15C0A"/>
    <w:p w14:paraId="4159752C" w14:textId="77777777" w:rsidR="00D15C0A" w:rsidRDefault="00D15C0A" w:rsidP="00D15C0A"/>
    <w:p w14:paraId="1FF0FEF7" w14:textId="77777777" w:rsidR="006E5C1D" w:rsidRDefault="006E5C1D" w:rsidP="00D15C0A"/>
    <w:p w14:paraId="7B72055F" w14:textId="77777777" w:rsidR="006E5C1D" w:rsidRDefault="006E5C1D" w:rsidP="00D15C0A"/>
    <w:p w14:paraId="6044FDD4" w14:textId="77777777" w:rsidR="006E5C1D" w:rsidRDefault="006E5C1D" w:rsidP="00D15C0A"/>
    <w:p w14:paraId="51CA92A5" w14:textId="77777777" w:rsidR="00222C58" w:rsidRDefault="00222C58" w:rsidP="00D15C0A"/>
    <w:p w14:paraId="63689B9B" w14:textId="77777777" w:rsidR="006E5C1D" w:rsidRDefault="006E5C1D" w:rsidP="00D15C0A"/>
    <w:p w14:paraId="3F267714" w14:textId="77777777" w:rsidR="006E5C1D" w:rsidRDefault="006E5C1D" w:rsidP="00D15C0A"/>
    <w:p w14:paraId="41B31813" w14:textId="77777777" w:rsidR="003B1011" w:rsidRDefault="003B1011" w:rsidP="00D15C0A"/>
    <w:p w14:paraId="0EAF7AA1" w14:textId="77777777" w:rsidR="003B1011" w:rsidRDefault="003B1011" w:rsidP="00D15C0A"/>
    <w:p w14:paraId="7D003146" w14:textId="77777777" w:rsidR="003B1011" w:rsidRDefault="003B1011" w:rsidP="00D15C0A"/>
    <w:p w14:paraId="0B6F52E1" w14:textId="77777777" w:rsidR="006E5C1D" w:rsidRDefault="006E5C1D" w:rsidP="00D15C0A"/>
    <w:p w14:paraId="48CB2C5F" w14:textId="77777777" w:rsidR="006E5C1D" w:rsidRPr="00E32CB0" w:rsidRDefault="006E5C1D" w:rsidP="006E5C1D">
      <w:pPr>
        <w:jc w:val="right"/>
        <w:rPr>
          <w:sz w:val="32"/>
          <w:szCs w:val="32"/>
        </w:rPr>
      </w:pPr>
      <w:r w:rsidRPr="00E32CB0">
        <w:rPr>
          <w:sz w:val="32"/>
          <w:szCs w:val="32"/>
        </w:rPr>
        <w:t xml:space="preserve">Prepared by: </w:t>
      </w:r>
      <w:r>
        <w:rPr>
          <w:sz w:val="32"/>
          <w:szCs w:val="32"/>
        </w:rPr>
        <w:t xml:space="preserve"> </w:t>
      </w:r>
      <w:r w:rsidR="007F3384">
        <w:rPr>
          <w:sz w:val="32"/>
          <w:szCs w:val="32"/>
        </w:rPr>
        <w:t>Government Publishing Office</w:t>
      </w:r>
    </w:p>
    <w:p w14:paraId="35721FEA" w14:textId="42440E1A" w:rsidR="006E5C1D" w:rsidRDefault="006E5C1D" w:rsidP="006E5C1D">
      <w:pPr>
        <w:jc w:val="right"/>
        <w:rPr>
          <w:sz w:val="32"/>
          <w:szCs w:val="32"/>
        </w:rPr>
      </w:pPr>
      <w:r>
        <w:rPr>
          <w:sz w:val="32"/>
          <w:szCs w:val="32"/>
        </w:rPr>
        <w:t>Revised</w:t>
      </w:r>
      <w:r w:rsidR="007F3384">
        <w:rPr>
          <w:sz w:val="32"/>
          <w:szCs w:val="32"/>
        </w:rPr>
        <w:t>:</w:t>
      </w:r>
      <w:r>
        <w:rPr>
          <w:sz w:val="32"/>
          <w:szCs w:val="32"/>
        </w:rPr>
        <w:t xml:space="preserve"> </w:t>
      </w:r>
      <w:del w:id="0" w:author="Author">
        <w:r w:rsidR="00DD33E8" w:rsidDel="003E01E1">
          <w:rPr>
            <w:sz w:val="32"/>
            <w:szCs w:val="32"/>
          </w:rPr>
          <w:delText>August 17, 2021</w:delText>
        </w:r>
      </w:del>
      <w:ins w:id="1" w:author="Author">
        <w:r w:rsidR="003E01E1">
          <w:rPr>
            <w:sz w:val="32"/>
            <w:szCs w:val="32"/>
          </w:rPr>
          <w:t>April 11, 2023</w:t>
        </w:r>
      </w:ins>
    </w:p>
    <w:p w14:paraId="763F20F5" w14:textId="77777777" w:rsidR="00B672F1" w:rsidRDefault="00B672F1" w:rsidP="00B672F1">
      <w:pPr>
        <w:jc w:val="both"/>
        <w:rPr>
          <w:sz w:val="32"/>
          <w:szCs w:val="32"/>
        </w:rPr>
      </w:pPr>
    </w:p>
    <w:sdt>
      <w:sdtPr>
        <w:rPr>
          <w:rFonts w:asciiTheme="minorHAnsi" w:eastAsiaTheme="minorEastAsia" w:hAnsiTheme="minorHAnsi" w:cstheme="minorBidi"/>
          <w:b w:val="0"/>
          <w:bCs w:val="0"/>
          <w:i/>
          <w:iCs/>
          <w:caps/>
          <w:smallCaps w:val="0"/>
          <w:color w:val="auto"/>
          <w:sz w:val="22"/>
          <w:szCs w:val="22"/>
        </w:rPr>
        <w:id w:val="-701861076"/>
        <w:docPartObj>
          <w:docPartGallery w:val="Table of Contents"/>
          <w:docPartUnique/>
        </w:docPartObj>
      </w:sdtPr>
      <w:sdtEndPr>
        <w:rPr>
          <w:noProof/>
        </w:rPr>
      </w:sdtEndPr>
      <w:sdtContent>
        <w:p w14:paraId="6EE045BF" w14:textId="77777777" w:rsidR="00D15C0A" w:rsidRDefault="00D15C0A" w:rsidP="00132D69">
          <w:pPr>
            <w:pStyle w:val="TOCHeading"/>
            <w:numPr>
              <w:ilvl w:val="0"/>
              <w:numId w:val="0"/>
            </w:numPr>
            <w:spacing w:after="0"/>
          </w:pPr>
          <w:r>
            <w:t>Contents</w:t>
          </w:r>
        </w:p>
        <w:p w14:paraId="766576C9" w14:textId="2F66FC6A" w:rsidR="00F371B6" w:rsidRDefault="00C16082" w:rsidP="00F371B6">
          <w:pPr>
            <w:pStyle w:val="TOC1"/>
            <w:spacing w:after="60"/>
            <w:rPr>
              <w:noProof/>
            </w:rPr>
          </w:pPr>
          <w:r>
            <w:fldChar w:fldCharType="begin"/>
          </w:r>
          <w:r w:rsidR="00D15C0A">
            <w:instrText xml:space="preserve"> TOC \o "1-3" \h \z \u </w:instrText>
          </w:r>
          <w:r>
            <w:fldChar w:fldCharType="separate"/>
          </w:r>
          <w:hyperlink w:anchor="_Toc516835513" w:history="1">
            <w:r w:rsidR="00F371B6" w:rsidRPr="00381E41">
              <w:rPr>
                <w:rStyle w:val="Hyperlink"/>
                <w:noProof/>
              </w:rPr>
              <w:t>1</w:t>
            </w:r>
            <w:r w:rsidR="00F371B6">
              <w:rPr>
                <w:noProof/>
              </w:rPr>
              <w:tab/>
            </w:r>
            <w:r w:rsidR="00F371B6" w:rsidRPr="00381E41">
              <w:rPr>
                <w:rStyle w:val="Hyperlink"/>
                <w:noProof/>
              </w:rPr>
              <w:t>Introduction</w:t>
            </w:r>
            <w:r w:rsidR="00F371B6">
              <w:rPr>
                <w:noProof/>
                <w:webHidden/>
              </w:rPr>
              <w:tab/>
            </w:r>
            <w:r w:rsidR="00F371B6">
              <w:rPr>
                <w:noProof/>
                <w:webHidden/>
              </w:rPr>
              <w:fldChar w:fldCharType="begin"/>
            </w:r>
            <w:r w:rsidR="00F371B6">
              <w:rPr>
                <w:noProof/>
                <w:webHidden/>
              </w:rPr>
              <w:instrText xml:space="preserve"> PAGEREF _Toc516835513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2D8AF8E1" w14:textId="5A68CDEF" w:rsidR="00F371B6" w:rsidRDefault="0066174C" w:rsidP="00F371B6">
          <w:pPr>
            <w:pStyle w:val="TOC1"/>
            <w:spacing w:after="60"/>
            <w:rPr>
              <w:noProof/>
            </w:rPr>
          </w:pPr>
          <w:hyperlink w:anchor="_Toc516835514" w:history="1">
            <w:r w:rsidR="00F371B6" w:rsidRPr="00381E41">
              <w:rPr>
                <w:rStyle w:val="Hyperlink"/>
                <w:noProof/>
              </w:rPr>
              <w:t>2</w:t>
            </w:r>
            <w:r w:rsidR="00F371B6">
              <w:rPr>
                <w:noProof/>
              </w:rPr>
              <w:tab/>
            </w:r>
            <w:r w:rsidR="00F371B6" w:rsidRPr="00381E41">
              <w:rPr>
                <w:rStyle w:val="Hyperlink"/>
                <w:noProof/>
              </w:rPr>
              <w:t>Conventions Used in the User Guide</w:t>
            </w:r>
            <w:r w:rsidR="00F371B6">
              <w:rPr>
                <w:noProof/>
                <w:webHidden/>
              </w:rPr>
              <w:tab/>
            </w:r>
            <w:r w:rsidR="00F371B6">
              <w:rPr>
                <w:noProof/>
                <w:webHidden/>
              </w:rPr>
              <w:fldChar w:fldCharType="begin"/>
            </w:r>
            <w:r w:rsidR="00F371B6">
              <w:rPr>
                <w:noProof/>
                <w:webHidden/>
              </w:rPr>
              <w:instrText xml:space="preserve"> PAGEREF _Toc516835514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477A8CF4" w14:textId="0316C96B" w:rsidR="00F371B6" w:rsidRDefault="0066174C" w:rsidP="00F371B6">
          <w:pPr>
            <w:pStyle w:val="TOC1"/>
            <w:spacing w:after="60"/>
            <w:rPr>
              <w:noProof/>
            </w:rPr>
          </w:pPr>
          <w:hyperlink w:anchor="_Toc516835515" w:history="1">
            <w:r w:rsidR="00F371B6" w:rsidRPr="00381E41">
              <w:rPr>
                <w:rStyle w:val="Hyperlink"/>
                <w:noProof/>
              </w:rPr>
              <w:t>3</w:t>
            </w:r>
            <w:r w:rsidR="00F371B6">
              <w:rPr>
                <w:noProof/>
              </w:rPr>
              <w:tab/>
            </w:r>
            <w:r w:rsidR="00F371B6" w:rsidRPr="00381E41">
              <w:rPr>
                <w:rStyle w:val="Hyperlink"/>
                <w:noProof/>
              </w:rPr>
              <w:t>Brief USLM Background</w:t>
            </w:r>
            <w:r w:rsidR="00F371B6">
              <w:rPr>
                <w:noProof/>
                <w:webHidden/>
              </w:rPr>
              <w:tab/>
            </w:r>
            <w:r w:rsidR="00F371B6">
              <w:rPr>
                <w:noProof/>
                <w:webHidden/>
              </w:rPr>
              <w:fldChar w:fldCharType="begin"/>
            </w:r>
            <w:r w:rsidR="00F371B6">
              <w:rPr>
                <w:noProof/>
                <w:webHidden/>
              </w:rPr>
              <w:instrText xml:space="preserve"> PAGEREF _Toc516835515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437E55D7" w14:textId="6D84E9F8" w:rsidR="00F371B6" w:rsidRDefault="0066174C" w:rsidP="00F371B6">
          <w:pPr>
            <w:pStyle w:val="TOC1"/>
            <w:spacing w:after="60"/>
            <w:rPr>
              <w:noProof/>
            </w:rPr>
          </w:pPr>
          <w:hyperlink w:anchor="_Toc516835516" w:history="1">
            <w:r w:rsidR="00F371B6" w:rsidRPr="00381E41">
              <w:rPr>
                <w:rStyle w:val="Hyperlink"/>
                <w:noProof/>
              </w:rPr>
              <w:t>4</w:t>
            </w:r>
            <w:r w:rsidR="00F371B6">
              <w:rPr>
                <w:noProof/>
              </w:rPr>
              <w:tab/>
            </w:r>
            <w:r w:rsidR="00F371B6" w:rsidRPr="00381E41">
              <w:rPr>
                <w:rStyle w:val="Hyperlink"/>
                <w:noProof/>
              </w:rPr>
              <w:t>Existing Documentation</w:t>
            </w:r>
            <w:r w:rsidR="00F371B6">
              <w:rPr>
                <w:noProof/>
                <w:webHidden/>
              </w:rPr>
              <w:tab/>
            </w:r>
            <w:r w:rsidR="00F371B6">
              <w:rPr>
                <w:noProof/>
                <w:webHidden/>
              </w:rPr>
              <w:fldChar w:fldCharType="begin"/>
            </w:r>
            <w:r w:rsidR="00F371B6">
              <w:rPr>
                <w:noProof/>
                <w:webHidden/>
              </w:rPr>
              <w:instrText xml:space="preserve"> PAGEREF _Toc516835516 \h </w:instrText>
            </w:r>
            <w:r w:rsidR="00F371B6">
              <w:rPr>
                <w:noProof/>
                <w:webHidden/>
              </w:rPr>
            </w:r>
            <w:r w:rsidR="00F371B6">
              <w:rPr>
                <w:noProof/>
                <w:webHidden/>
              </w:rPr>
              <w:fldChar w:fldCharType="separate"/>
            </w:r>
            <w:r w:rsidR="006B19F1">
              <w:rPr>
                <w:noProof/>
                <w:webHidden/>
              </w:rPr>
              <w:t>4</w:t>
            </w:r>
            <w:r w:rsidR="00F371B6">
              <w:rPr>
                <w:noProof/>
                <w:webHidden/>
              </w:rPr>
              <w:fldChar w:fldCharType="end"/>
            </w:r>
          </w:hyperlink>
        </w:p>
        <w:p w14:paraId="60AFF3D8" w14:textId="5E10C06D" w:rsidR="00F371B6" w:rsidRDefault="0066174C" w:rsidP="00F371B6">
          <w:pPr>
            <w:pStyle w:val="TOC1"/>
            <w:spacing w:after="60"/>
            <w:rPr>
              <w:noProof/>
            </w:rPr>
          </w:pPr>
          <w:hyperlink w:anchor="_Toc516835517" w:history="1">
            <w:r w:rsidR="00F371B6" w:rsidRPr="00381E41">
              <w:rPr>
                <w:rStyle w:val="Hyperlink"/>
                <w:noProof/>
              </w:rPr>
              <w:t>5</w:t>
            </w:r>
            <w:r w:rsidR="00F371B6">
              <w:rPr>
                <w:noProof/>
              </w:rPr>
              <w:tab/>
            </w:r>
            <w:r w:rsidR="00F371B6" w:rsidRPr="00381E41">
              <w:rPr>
                <w:rStyle w:val="Hyperlink"/>
                <w:noProof/>
              </w:rPr>
              <w:t>What Has Not Changed</w:t>
            </w:r>
            <w:r w:rsidR="00F371B6">
              <w:rPr>
                <w:noProof/>
                <w:webHidden/>
              </w:rPr>
              <w:tab/>
            </w:r>
            <w:r w:rsidR="00F371B6">
              <w:rPr>
                <w:noProof/>
                <w:webHidden/>
              </w:rPr>
              <w:fldChar w:fldCharType="begin"/>
            </w:r>
            <w:r w:rsidR="00F371B6">
              <w:rPr>
                <w:noProof/>
                <w:webHidden/>
              </w:rPr>
              <w:instrText xml:space="preserve"> PAGEREF _Toc516835517 \h </w:instrText>
            </w:r>
            <w:r w:rsidR="00F371B6">
              <w:rPr>
                <w:noProof/>
                <w:webHidden/>
              </w:rPr>
            </w:r>
            <w:r w:rsidR="00F371B6">
              <w:rPr>
                <w:noProof/>
                <w:webHidden/>
              </w:rPr>
              <w:fldChar w:fldCharType="separate"/>
            </w:r>
            <w:r w:rsidR="006B19F1">
              <w:rPr>
                <w:noProof/>
                <w:webHidden/>
              </w:rPr>
              <w:t>4</w:t>
            </w:r>
            <w:r w:rsidR="00F371B6">
              <w:rPr>
                <w:noProof/>
                <w:webHidden/>
              </w:rPr>
              <w:fldChar w:fldCharType="end"/>
            </w:r>
          </w:hyperlink>
        </w:p>
        <w:p w14:paraId="592A7E08" w14:textId="4791D411" w:rsidR="00F371B6" w:rsidRDefault="0066174C" w:rsidP="00F371B6">
          <w:pPr>
            <w:pStyle w:val="TOC1"/>
            <w:spacing w:after="60"/>
            <w:rPr>
              <w:noProof/>
            </w:rPr>
          </w:pPr>
          <w:hyperlink w:anchor="_Toc516835518" w:history="1">
            <w:r w:rsidR="00F371B6" w:rsidRPr="00381E41">
              <w:rPr>
                <w:rStyle w:val="Hyperlink"/>
                <w:noProof/>
              </w:rPr>
              <w:t>6</w:t>
            </w:r>
            <w:r w:rsidR="00F371B6">
              <w:rPr>
                <w:noProof/>
              </w:rPr>
              <w:tab/>
            </w:r>
            <w:r w:rsidR="00F371B6" w:rsidRPr="00381E41">
              <w:rPr>
                <w:rStyle w:val="Hyperlink"/>
                <w:noProof/>
              </w:rPr>
              <w:t>Schema Changes</w:t>
            </w:r>
            <w:r w:rsidR="00F371B6">
              <w:rPr>
                <w:noProof/>
                <w:webHidden/>
              </w:rPr>
              <w:tab/>
            </w:r>
            <w:r w:rsidR="00F371B6">
              <w:rPr>
                <w:noProof/>
                <w:webHidden/>
              </w:rPr>
              <w:fldChar w:fldCharType="begin"/>
            </w:r>
            <w:r w:rsidR="00F371B6">
              <w:rPr>
                <w:noProof/>
                <w:webHidden/>
              </w:rPr>
              <w:instrText xml:space="preserve"> PAGEREF _Toc516835518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4E31ED92" w14:textId="421A329D" w:rsidR="00F371B6" w:rsidRDefault="0066174C" w:rsidP="00F371B6">
          <w:pPr>
            <w:pStyle w:val="TOC2"/>
            <w:tabs>
              <w:tab w:val="left" w:pos="880"/>
              <w:tab w:val="right" w:leader="dot" w:pos="9350"/>
            </w:tabs>
            <w:spacing w:after="60"/>
            <w:rPr>
              <w:noProof/>
            </w:rPr>
          </w:pPr>
          <w:hyperlink w:anchor="_Toc516835519" w:history="1">
            <w:r w:rsidR="00F371B6" w:rsidRPr="00381E41">
              <w:rPr>
                <w:rStyle w:val="Hyperlink"/>
                <w:noProof/>
              </w:rPr>
              <w:t>6.1</w:t>
            </w:r>
            <w:r w:rsidR="00F371B6">
              <w:rPr>
                <w:noProof/>
              </w:rPr>
              <w:tab/>
            </w:r>
            <w:r w:rsidR="00F371B6" w:rsidRPr="00381E41">
              <w:rPr>
                <w:rStyle w:val="Hyperlink"/>
                <w:noProof/>
              </w:rPr>
              <w:t>Changed Models</w:t>
            </w:r>
            <w:r w:rsidR="00F371B6">
              <w:rPr>
                <w:noProof/>
                <w:webHidden/>
              </w:rPr>
              <w:tab/>
            </w:r>
            <w:r w:rsidR="00F371B6">
              <w:rPr>
                <w:noProof/>
                <w:webHidden/>
              </w:rPr>
              <w:fldChar w:fldCharType="begin"/>
            </w:r>
            <w:r w:rsidR="00F371B6">
              <w:rPr>
                <w:noProof/>
                <w:webHidden/>
              </w:rPr>
              <w:instrText xml:space="preserve"> PAGEREF _Toc516835519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6C73CCC2" w14:textId="68EFA73E" w:rsidR="00F371B6" w:rsidRDefault="0066174C" w:rsidP="00F371B6">
          <w:pPr>
            <w:pStyle w:val="TOC3"/>
            <w:tabs>
              <w:tab w:val="left" w:pos="1320"/>
              <w:tab w:val="right" w:leader="dot" w:pos="9350"/>
            </w:tabs>
            <w:spacing w:after="60"/>
            <w:rPr>
              <w:noProof/>
            </w:rPr>
          </w:pPr>
          <w:hyperlink w:anchor="_Toc516835520" w:history="1">
            <w:r w:rsidR="00F371B6" w:rsidRPr="00381E41">
              <w:rPr>
                <w:rStyle w:val="Hyperlink"/>
                <w:noProof/>
              </w:rPr>
              <w:t>6.1.1</w:t>
            </w:r>
            <w:r w:rsidR="00F371B6">
              <w:rPr>
                <w:noProof/>
              </w:rPr>
              <w:tab/>
            </w:r>
            <w:r w:rsidR="00F371B6" w:rsidRPr="00381E41">
              <w:rPr>
                <w:rStyle w:val="Hyperlink"/>
                <w:noProof/>
              </w:rPr>
              <w:t>Table of Contents and Indexes</w:t>
            </w:r>
            <w:r w:rsidR="00F371B6">
              <w:rPr>
                <w:noProof/>
                <w:webHidden/>
              </w:rPr>
              <w:tab/>
            </w:r>
            <w:r w:rsidR="00F371B6">
              <w:rPr>
                <w:noProof/>
                <w:webHidden/>
              </w:rPr>
              <w:fldChar w:fldCharType="begin"/>
            </w:r>
            <w:r w:rsidR="00F371B6">
              <w:rPr>
                <w:noProof/>
                <w:webHidden/>
              </w:rPr>
              <w:instrText xml:space="preserve"> PAGEREF _Toc516835520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31831CB3" w14:textId="2BA1B588" w:rsidR="00F371B6" w:rsidRDefault="0066174C" w:rsidP="00F371B6">
          <w:pPr>
            <w:pStyle w:val="TOC3"/>
            <w:tabs>
              <w:tab w:val="left" w:pos="1320"/>
              <w:tab w:val="right" w:leader="dot" w:pos="9350"/>
            </w:tabs>
            <w:spacing w:after="60"/>
            <w:rPr>
              <w:noProof/>
            </w:rPr>
          </w:pPr>
          <w:hyperlink w:anchor="_Toc516835521" w:history="1">
            <w:r w:rsidR="00F371B6" w:rsidRPr="00381E41">
              <w:rPr>
                <w:rStyle w:val="Hyperlink"/>
                <w:noProof/>
              </w:rPr>
              <w:t>6.1.2</w:t>
            </w:r>
            <w:r w:rsidR="00F371B6">
              <w:rPr>
                <w:noProof/>
              </w:rPr>
              <w:tab/>
            </w:r>
            <w:r w:rsidR="00F371B6" w:rsidRPr="00381E41">
              <w:rPr>
                <w:rStyle w:val="Hyperlink"/>
                <w:noProof/>
              </w:rPr>
              <w:t>Notes</w:t>
            </w:r>
            <w:r w:rsidR="00F371B6">
              <w:rPr>
                <w:noProof/>
                <w:webHidden/>
              </w:rPr>
              <w:tab/>
            </w:r>
            <w:r w:rsidR="00F371B6">
              <w:rPr>
                <w:noProof/>
                <w:webHidden/>
              </w:rPr>
              <w:fldChar w:fldCharType="begin"/>
            </w:r>
            <w:r w:rsidR="00F371B6">
              <w:rPr>
                <w:noProof/>
                <w:webHidden/>
              </w:rPr>
              <w:instrText xml:space="preserve"> PAGEREF _Toc516835521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0DF0BA00" w14:textId="14439168" w:rsidR="00F371B6" w:rsidRDefault="0066174C" w:rsidP="00F371B6">
          <w:pPr>
            <w:pStyle w:val="TOC2"/>
            <w:tabs>
              <w:tab w:val="left" w:pos="880"/>
              <w:tab w:val="right" w:leader="dot" w:pos="9350"/>
            </w:tabs>
            <w:spacing w:after="60"/>
            <w:rPr>
              <w:noProof/>
            </w:rPr>
          </w:pPr>
          <w:hyperlink w:anchor="_Toc516835522" w:history="1">
            <w:r w:rsidR="00F371B6" w:rsidRPr="00381E41">
              <w:rPr>
                <w:rStyle w:val="Hyperlink"/>
                <w:noProof/>
              </w:rPr>
              <w:t>6.2</w:t>
            </w:r>
            <w:r w:rsidR="00F371B6">
              <w:rPr>
                <w:noProof/>
              </w:rPr>
              <w:tab/>
            </w:r>
            <w:r w:rsidR="00F371B6" w:rsidRPr="00381E41">
              <w:rPr>
                <w:rStyle w:val="Hyperlink"/>
                <w:noProof/>
              </w:rPr>
              <w:t>New Models</w:t>
            </w:r>
            <w:r w:rsidR="00F371B6">
              <w:rPr>
                <w:noProof/>
                <w:webHidden/>
              </w:rPr>
              <w:tab/>
            </w:r>
            <w:r w:rsidR="00F371B6">
              <w:rPr>
                <w:noProof/>
                <w:webHidden/>
              </w:rPr>
              <w:fldChar w:fldCharType="begin"/>
            </w:r>
            <w:r w:rsidR="00F371B6">
              <w:rPr>
                <w:noProof/>
                <w:webHidden/>
              </w:rPr>
              <w:instrText xml:space="preserve"> PAGEREF _Toc516835522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671C439A" w14:textId="23527C5F" w:rsidR="00F371B6" w:rsidRDefault="0066174C" w:rsidP="00F371B6">
          <w:pPr>
            <w:pStyle w:val="TOC3"/>
            <w:tabs>
              <w:tab w:val="left" w:pos="1320"/>
              <w:tab w:val="right" w:leader="dot" w:pos="9350"/>
            </w:tabs>
            <w:spacing w:after="60"/>
            <w:rPr>
              <w:noProof/>
            </w:rPr>
          </w:pPr>
          <w:hyperlink w:anchor="_Toc516835523" w:history="1">
            <w:r w:rsidR="00F371B6" w:rsidRPr="00381E41">
              <w:rPr>
                <w:rStyle w:val="Hyperlink"/>
                <w:noProof/>
              </w:rPr>
              <w:t>6.2.1</w:t>
            </w:r>
            <w:r w:rsidR="00F371B6">
              <w:rPr>
                <w:noProof/>
              </w:rPr>
              <w:tab/>
            </w:r>
            <w:r w:rsidR="00F371B6" w:rsidRPr="00381E41">
              <w:rPr>
                <w:rStyle w:val="Hyperlink"/>
                <w:noProof/>
              </w:rPr>
              <w:t>Collections</w:t>
            </w:r>
            <w:r w:rsidR="00F371B6">
              <w:rPr>
                <w:noProof/>
                <w:webHidden/>
              </w:rPr>
              <w:tab/>
            </w:r>
            <w:r w:rsidR="00F371B6">
              <w:rPr>
                <w:noProof/>
                <w:webHidden/>
              </w:rPr>
              <w:fldChar w:fldCharType="begin"/>
            </w:r>
            <w:r w:rsidR="00F371B6">
              <w:rPr>
                <w:noProof/>
                <w:webHidden/>
              </w:rPr>
              <w:instrText xml:space="preserve"> PAGEREF _Toc516835523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425A4E3A" w14:textId="1C8ABF22" w:rsidR="00F371B6" w:rsidRDefault="0066174C" w:rsidP="00F371B6">
          <w:pPr>
            <w:pStyle w:val="TOC3"/>
            <w:tabs>
              <w:tab w:val="left" w:pos="1320"/>
              <w:tab w:val="right" w:leader="dot" w:pos="9350"/>
            </w:tabs>
            <w:spacing w:after="60"/>
            <w:rPr>
              <w:noProof/>
            </w:rPr>
          </w:pPr>
          <w:hyperlink w:anchor="_Toc516835524" w:history="1">
            <w:r w:rsidR="00F371B6" w:rsidRPr="00381E41">
              <w:rPr>
                <w:rStyle w:val="Hyperlink"/>
                <w:noProof/>
              </w:rPr>
              <w:t>6.2.2</w:t>
            </w:r>
            <w:r w:rsidR="00F371B6">
              <w:rPr>
                <w:noProof/>
              </w:rPr>
              <w:tab/>
            </w:r>
            <w:r w:rsidR="00F371B6" w:rsidRPr="00381E41">
              <w:rPr>
                <w:rStyle w:val="Hyperlink"/>
                <w:noProof/>
              </w:rPr>
              <w:t>Lists</w:t>
            </w:r>
            <w:r w:rsidR="00F371B6">
              <w:rPr>
                <w:noProof/>
                <w:webHidden/>
              </w:rPr>
              <w:tab/>
            </w:r>
            <w:r w:rsidR="00F371B6">
              <w:rPr>
                <w:noProof/>
                <w:webHidden/>
              </w:rPr>
              <w:fldChar w:fldCharType="begin"/>
            </w:r>
            <w:r w:rsidR="00F371B6">
              <w:rPr>
                <w:noProof/>
                <w:webHidden/>
              </w:rPr>
              <w:instrText xml:space="preserve"> PAGEREF _Toc516835524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1D77D466" w14:textId="6D1D13AB" w:rsidR="00F371B6" w:rsidRDefault="0066174C" w:rsidP="00F371B6">
          <w:pPr>
            <w:pStyle w:val="TOC3"/>
            <w:tabs>
              <w:tab w:val="left" w:pos="1320"/>
              <w:tab w:val="right" w:leader="dot" w:pos="9350"/>
            </w:tabs>
            <w:spacing w:after="60"/>
            <w:rPr>
              <w:noProof/>
            </w:rPr>
          </w:pPr>
          <w:hyperlink w:anchor="_Toc516835525" w:history="1">
            <w:r w:rsidR="00F371B6" w:rsidRPr="00381E41">
              <w:rPr>
                <w:rStyle w:val="Hyperlink"/>
                <w:noProof/>
              </w:rPr>
              <w:t>6.2.3</w:t>
            </w:r>
            <w:r w:rsidR="00F371B6">
              <w:rPr>
                <w:noProof/>
              </w:rPr>
              <w:tab/>
            </w:r>
            <w:r w:rsidR="00F371B6" w:rsidRPr="00381E41">
              <w:rPr>
                <w:rStyle w:val="Hyperlink"/>
                <w:noProof/>
              </w:rPr>
              <w:t>Preface</w:t>
            </w:r>
            <w:r w:rsidR="00F371B6">
              <w:rPr>
                <w:noProof/>
                <w:webHidden/>
              </w:rPr>
              <w:tab/>
            </w:r>
            <w:r w:rsidR="00F371B6">
              <w:rPr>
                <w:noProof/>
                <w:webHidden/>
              </w:rPr>
              <w:fldChar w:fldCharType="begin"/>
            </w:r>
            <w:r w:rsidR="00F371B6">
              <w:rPr>
                <w:noProof/>
                <w:webHidden/>
              </w:rPr>
              <w:instrText xml:space="preserve"> PAGEREF _Toc516835525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191C11EB" w14:textId="0285DADF" w:rsidR="00F371B6" w:rsidRDefault="0066174C" w:rsidP="00F371B6">
          <w:pPr>
            <w:pStyle w:val="TOC3"/>
            <w:tabs>
              <w:tab w:val="left" w:pos="1320"/>
              <w:tab w:val="right" w:leader="dot" w:pos="9350"/>
            </w:tabs>
            <w:spacing w:after="60"/>
            <w:rPr>
              <w:noProof/>
            </w:rPr>
          </w:pPr>
          <w:hyperlink w:anchor="_Toc516835526" w:history="1">
            <w:r w:rsidR="00F371B6" w:rsidRPr="00381E41">
              <w:rPr>
                <w:rStyle w:val="Hyperlink"/>
                <w:noProof/>
              </w:rPr>
              <w:t>6.2.4</w:t>
            </w:r>
            <w:r w:rsidR="00F371B6">
              <w:rPr>
                <w:noProof/>
              </w:rPr>
              <w:tab/>
            </w:r>
            <w:r w:rsidR="00F371B6" w:rsidRPr="00381E41">
              <w:rPr>
                <w:rStyle w:val="Hyperlink"/>
                <w:noProof/>
              </w:rPr>
              <w:t>Back Matter</w:t>
            </w:r>
            <w:r w:rsidR="00F371B6">
              <w:rPr>
                <w:noProof/>
                <w:webHidden/>
              </w:rPr>
              <w:tab/>
            </w:r>
            <w:r w:rsidR="00F371B6">
              <w:rPr>
                <w:noProof/>
                <w:webHidden/>
              </w:rPr>
              <w:fldChar w:fldCharType="begin"/>
            </w:r>
            <w:r w:rsidR="00F371B6">
              <w:rPr>
                <w:noProof/>
                <w:webHidden/>
              </w:rPr>
              <w:instrText xml:space="preserve"> PAGEREF _Toc516835526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64E81513" w14:textId="450E4C37" w:rsidR="00F371B6" w:rsidRDefault="0066174C" w:rsidP="00F371B6">
          <w:pPr>
            <w:pStyle w:val="TOC3"/>
            <w:tabs>
              <w:tab w:val="left" w:pos="1320"/>
              <w:tab w:val="right" w:leader="dot" w:pos="9350"/>
            </w:tabs>
            <w:spacing w:after="60"/>
            <w:rPr>
              <w:noProof/>
            </w:rPr>
          </w:pPr>
          <w:hyperlink w:anchor="_Toc516835527" w:history="1">
            <w:r w:rsidR="00F371B6" w:rsidRPr="00381E41">
              <w:rPr>
                <w:rStyle w:val="Hyperlink"/>
                <w:noProof/>
              </w:rPr>
              <w:t>6.2.5</w:t>
            </w:r>
            <w:r w:rsidR="00F371B6">
              <w:rPr>
                <w:noProof/>
              </w:rPr>
              <w:tab/>
            </w:r>
            <w:r w:rsidR="00F371B6" w:rsidRPr="00381E41">
              <w:rPr>
                <w:rStyle w:val="Hyperlink"/>
                <w:noProof/>
              </w:rPr>
              <w:t>Rule Preamble</w:t>
            </w:r>
            <w:r w:rsidR="00F371B6">
              <w:rPr>
                <w:noProof/>
                <w:webHidden/>
              </w:rPr>
              <w:tab/>
            </w:r>
            <w:r w:rsidR="00F371B6">
              <w:rPr>
                <w:noProof/>
                <w:webHidden/>
              </w:rPr>
              <w:fldChar w:fldCharType="begin"/>
            </w:r>
            <w:r w:rsidR="00F371B6">
              <w:rPr>
                <w:noProof/>
                <w:webHidden/>
              </w:rPr>
              <w:instrText xml:space="preserve"> PAGEREF _Toc516835527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367D564A" w14:textId="0E7B469E" w:rsidR="00F371B6" w:rsidRDefault="0066174C" w:rsidP="00F371B6">
          <w:pPr>
            <w:pStyle w:val="TOC3"/>
            <w:tabs>
              <w:tab w:val="left" w:pos="1320"/>
              <w:tab w:val="right" w:leader="dot" w:pos="9350"/>
            </w:tabs>
            <w:spacing w:after="60"/>
            <w:rPr>
              <w:noProof/>
            </w:rPr>
          </w:pPr>
          <w:hyperlink w:anchor="_Toc516835528" w:history="1">
            <w:r w:rsidR="00F371B6" w:rsidRPr="00381E41">
              <w:rPr>
                <w:rStyle w:val="Hyperlink"/>
                <w:noProof/>
              </w:rPr>
              <w:t>6.2.6</w:t>
            </w:r>
            <w:r w:rsidR="00F371B6">
              <w:rPr>
                <w:noProof/>
              </w:rPr>
              <w:tab/>
            </w:r>
            <w:r w:rsidR="00F371B6" w:rsidRPr="00381E41">
              <w:rPr>
                <w:rStyle w:val="Hyperlink"/>
                <w:noProof/>
              </w:rPr>
              <w:t>Appropriations</w:t>
            </w:r>
            <w:r w:rsidR="00F371B6">
              <w:rPr>
                <w:noProof/>
                <w:webHidden/>
              </w:rPr>
              <w:tab/>
            </w:r>
            <w:r w:rsidR="00F371B6">
              <w:rPr>
                <w:noProof/>
                <w:webHidden/>
              </w:rPr>
              <w:fldChar w:fldCharType="begin"/>
            </w:r>
            <w:r w:rsidR="00F371B6">
              <w:rPr>
                <w:noProof/>
                <w:webHidden/>
              </w:rPr>
              <w:instrText xml:space="preserve"> PAGEREF _Toc516835528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01642D4D" w14:textId="7B61DEEB" w:rsidR="00F371B6" w:rsidRDefault="0066174C" w:rsidP="00F371B6">
          <w:pPr>
            <w:pStyle w:val="TOC2"/>
            <w:tabs>
              <w:tab w:val="left" w:pos="880"/>
              <w:tab w:val="right" w:leader="dot" w:pos="9350"/>
            </w:tabs>
            <w:spacing w:after="60"/>
            <w:rPr>
              <w:noProof/>
            </w:rPr>
          </w:pPr>
          <w:hyperlink w:anchor="_Toc516835529" w:history="1">
            <w:r w:rsidR="00F371B6" w:rsidRPr="00381E41">
              <w:rPr>
                <w:rStyle w:val="Hyperlink"/>
                <w:noProof/>
              </w:rPr>
              <w:t>6.3</w:t>
            </w:r>
            <w:r w:rsidR="00F371B6">
              <w:rPr>
                <w:noProof/>
              </w:rPr>
              <w:tab/>
            </w:r>
            <w:r w:rsidR="00F371B6" w:rsidRPr="00381E41">
              <w:rPr>
                <w:rStyle w:val="Hyperlink"/>
                <w:noProof/>
              </w:rPr>
              <w:t>New PropertyTypes</w:t>
            </w:r>
            <w:r w:rsidR="00F371B6">
              <w:rPr>
                <w:noProof/>
                <w:webHidden/>
              </w:rPr>
              <w:tab/>
            </w:r>
            <w:r w:rsidR="00F371B6">
              <w:rPr>
                <w:noProof/>
                <w:webHidden/>
              </w:rPr>
              <w:fldChar w:fldCharType="begin"/>
            </w:r>
            <w:r w:rsidR="00F371B6">
              <w:rPr>
                <w:noProof/>
                <w:webHidden/>
              </w:rPr>
              <w:instrText xml:space="preserve"> PAGEREF _Toc516835529 \h </w:instrText>
            </w:r>
            <w:r w:rsidR="00F371B6">
              <w:rPr>
                <w:noProof/>
                <w:webHidden/>
              </w:rPr>
            </w:r>
            <w:r w:rsidR="00F371B6">
              <w:rPr>
                <w:noProof/>
                <w:webHidden/>
              </w:rPr>
              <w:fldChar w:fldCharType="separate"/>
            </w:r>
            <w:r w:rsidR="006B19F1">
              <w:rPr>
                <w:noProof/>
                <w:webHidden/>
              </w:rPr>
              <w:t>10</w:t>
            </w:r>
            <w:r w:rsidR="00F371B6">
              <w:rPr>
                <w:noProof/>
                <w:webHidden/>
              </w:rPr>
              <w:fldChar w:fldCharType="end"/>
            </w:r>
          </w:hyperlink>
        </w:p>
        <w:p w14:paraId="7B2AA355" w14:textId="68378F02" w:rsidR="00F371B6" w:rsidRDefault="0066174C" w:rsidP="00F371B6">
          <w:pPr>
            <w:pStyle w:val="TOC2"/>
            <w:tabs>
              <w:tab w:val="left" w:pos="880"/>
              <w:tab w:val="right" w:leader="dot" w:pos="9350"/>
            </w:tabs>
            <w:spacing w:after="60"/>
            <w:rPr>
              <w:noProof/>
            </w:rPr>
          </w:pPr>
          <w:hyperlink w:anchor="_Toc516835530" w:history="1">
            <w:r w:rsidR="00F371B6" w:rsidRPr="00381E41">
              <w:rPr>
                <w:rStyle w:val="Hyperlink"/>
                <w:noProof/>
              </w:rPr>
              <w:t>6.4</w:t>
            </w:r>
            <w:r w:rsidR="00F371B6">
              <w:rPr>
                <w:noProof/>
              </w:rPr>
              <w:tab/>
            </w:r>
            <w:r w:rsidR="00F371B6" w:rsidRPr="00381E41">
              <w:rPr>
                <w:rStyle w:val="Hyperlink"/>
                <w:noProof/>
              </w:rPr>
              <w:t>New Attributes</w:t>
            </w:r>
            <w:r w:rsidR="00F371B6">
              <w:rPr>
                <w:noProof/>
                <w:webHidden/>
              </w:rPr>
              <w:tab/>
            </w:r>
            <w:r w:rsidR="00F371B6">
              <w:rPr>
                <w:noProof/>
                <w:webHidden/>
              </w:rPr>
              <w:fldChar w:fldCharType="begin"/>
            </w:r>
            <w:r w:rsidR="00F371B6">
              <w:rPr>
                <w:noProof/>
                <w:webHidden/>
              </w:rPr>
              <w:instrText xml:space="preserve"> PAGEREF _Toc516835530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2DC8F535" w14:textId="6D520F3D" w:rsidR="00F371B6" w:rsidRDefault="0066174C" w:rsidP="00F371B6">
          <w:pPr>
            <w:pStyle w:val="TOC2"/>
            <w:tabs>
              <w:tab w:val="left" w:pos="880"/>
              <w:tab w:val="right" w:leader="dot" w:pos="9350"/>
            </w:tabs>
            <w:spacing w:after="60"/>
            <w:rPr>
              <w:noProof/>
            </w:rPr>
          </w:pPr>
          <w:hyperlink w:anchor="_Toc516835531" w:history="1">
            <w:r w:rsidR="00F371B6" w:rsidRPr="00381E41">
              <w:rPr>
                <w:rStyle w:val="Hyperlink"/>
                <w:noProof/>
              </w:rPr>
              <w:t>6.5</w:t>
            </w:r>
            <w:r w:rsidR="00F371B6">
              <w:rPr>
                <w:noProof/>
              </w:rPr>
              <w:tab/>
            </w:r>
            <w:r w:rsidR="00F371B6" w:rsidRPr="00381E41">
              <w:rPr>
                <w:rStyle w:val="Hyperlink"/>
                <w:noProof/>
              </w:rPr>
              <w:t>Model Extensions</w:t>
            </w:r>
            <w:r w:rsidR="00F371B6">
              <w:rPr>
                <w:noProof/>
                <w:webHidden/>
              </w:rPr>
              <w:tab/>
            </w:r>
            <w:r w:rsidR="00F371B6">
              <w:rPr>
                <w:noProof/>
                <w:webHidden/>
              </w:rPr>
              <w:fldChar w:fldCharType="begin"/>
            </w:r>
            <w:r w:rsidR="00F371B6">
              <w:rPr>
                <w:noProof/>
                <w:webHidden/>
              </w:rPr>
              <w:instrText xml:space="preserve"> PAGEREF _Toc516835531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1173C4E7" w14:textId="56B3DFE5" w:rsidR="00F371B6" w:rsidRDefault="0066174C" w:rsidP="00F371B6">
          <w:pPr>
            <w:pStyle w:val="TOC3"/>
            <w:tabs>
              <w:tab w:val="left" w:pos="1320"/>
              <w:tab w:val="right" w:leader="dot" w:pos="9350"/>
            </w:tabs>
            <w:spacing w:after="60"/>
            <w:rPr>
              <w:noProof/>
            </w:rPr>
          </w:pPr>
          <w:hyperlink w:anchor="_Toc516835532" w:history="1">
            <w:r w:rsidR="00F371B6" w:rsidRPr="00381E41">
              <w:rPr>
                <w:rStyle w:val="Hyperlink"/>
                <w:noProof/>
              </w:rPr>
              <w:t>6.5.1</w:t>
            </w:r>
            <w:r w:rsidR="00F371B6">
              <w:rPr>
                <w:noProof/>
              </w:rPr>
              <w:tab/>
            </w:r>
            <w:r w:rsidR="00F371B6" w:rsidRPr="00381E41">
              <w:rPr>
                <w:rStyle w:val="Hyperlink"/>
                <w:noProof/>
              </w:rPr>
              <w:t>LawDoc</w:t>
            </w:r>
            <w:r w:rsidR="00F371B6">
              <w:rPr>
                <w:noProof/>
                <w:webHidden/>
              </w:rPr>
              <w:tab/>
            </w:r>
            <w:r w:rsidR="00F371B6">
              <w:rPr>
                <w:noProof/>
                <w:webHidden/>
              </w:rPr>
              <w:fldChar w:fldCharType="begin"/>
            </w:r>
            <w:r w:rsidR="00F371B6">
              <w:rPr>
                <w:noProof/>
                <w:webHidden/>
              </w:rPr>
              <w:instrText xml:space="preserve"> PAGEREF _Toc516835532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215592CF" w14:textId="3B392B6C" w:rsidR="00F371B6" w:rsidRDefault="0066174C" w:rsidP="00F371B6">
          <w:pPr>
            <w:pStyle w:val="TOC3"/>
            <w:tabs>
              <w:tab w:val="left" w:pos="1320"/>
              <w:tab w:val="right" w:leader="dot" w:pos="9350"/>
            </w:tabs>
            <w:spacing w:after="60"/>
            <w:rPr>
              <w:noProof/>
            </w:rPr>
          </w:pPr>
          <w:hyperlink w:anchor="_Toc516835533" w:history="1">
            <w:r w:rsidR="00F371B6" w:rsidRPr="00381E41">
              <w:rPr>
                <w:rStyle w:val="Hyperlink"/>
                <w:noProof/>
              </w:rPr>
              <w:t>6.5.2</w:t>
            </w:r>
            <w:r w:rsidR="00F371B6">
              <w:rPr>
                <w:noProof/>
              </w:rPr>
              <w:tab/>
            </w:r>
            <w:r w:rsidR="00F371B6" w:rsidRPr="00381E41">
              <w:rPr>
                <w:rStyle w:val="Hyperlink"/>
                <w:noProof/>
              </w:rPr>
              <w:t>Level</w:t>
            </w:r>
            <w:r w:rsidR="00F371B6">
              <w:rPr>
                <w:noProof/>
                <w:webHidden/>
              </w:rPr>
              <w:tab/>
            </w:r>
            <w:r w:rsidR="00F371B6">
              <w:rPr>
                <w:noProof/>
                <w:webHidden/>
              </w:rPr>
              <w:fldChar w:fldCharType="begin"/>
            </w:r>
            <w:r w:rsidR="00F371B6">
              <w:rPr>
                <w:noProof/>
                <w:webHidden/>
              </w:rPr>
              <w:instrText xml:space="preserve"> PAGEREF _Toc516835533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6AEDCE36" w14:textId="0D06D8EA" w:rsidR="00F371B6" w:rsidRDefault="0066174C" w:rsidP="00F371B6">
          <w:pPr>
            <w:pStyle w:val="TOC3"/>
            <w:tabs>
              <w:tab w:val="left" w:pos="1320"/>
              <w:tab w:val="right" w:leader="dot" w:pos="9350"/>
            </w:tabs>
            <w:spacing w:after="60"/>
            <w:rPr>
              <w:noProof/>
            </w:rPr>
          </w:pPr>
          <w:hyperlink w:anchor="_Toc516835534" w:history="1">
            <w:r w:rsidR="00F371B6" w:rsidRPr="00381E41">
              <w:rPr>
                <w:rStyle w:val="Hyperlink"/>
                <w:noProof/>
              </w:rPr>
              <w:t>6.5.3</w:t>
            </w:r>
            <w:r w:rsidR="00F371B6">
              <w:rPr>
                <w:noProof/>
              </w:rPr>
              <w:tab/>
            </w:r>
            <w:r w:rsidR="00F371B6" w:rsidRPr="00381E41">
              <w:rPr>
                <w:rStyle w:val="Hyperlink"/>
                <w:noProof/>
              </w:rPr>
              <w:t>HeadingStructure</w:t>
            </w:r>
            <w:r w:rsidR="00F371B6">
              <w:rPr>
                <w:noProof/>
                <w:webHidden/>
              </w:rPr>
              <w:tab/>
            </w:r>
            <w:r w:rsidR="00F371B6">
              <w:rPr>
                <w:noProof/>
                <w:webHidden/>
              </w:rPr>
              <w:fldChar w:fldCharType="begin"/>
            </w:r>
            <w:r w:rsidR="00F371B6">
              <w:rPr>
                <w:noProof/>
                <w:webHidden/>
              </w:rPr>
              <w:instrText xml:space="preserve"> PAGEREF _Toc516835534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00CE49B" w14:textId="03DC020A" w:rsidR="00F371B6" w:rsidRDefault="0066174C" w:rsidP="00F371B6">
          <w:pPr>
            <w:pStyle w:val="TOC3"/>
            <w:tabs>
              <w:tab w:val="left" w:pos="1320"/>
              <w:tab w:val="right" w:leader="dot" w:pos="9350"/>
            </w:tabs>
            <w:spacing w:after="60"/>
            <w:rPr>
              <w:noProof/>
            </w:rPr>
          </w:pPr>
          <w:hyperlink w:anchor="_Toc516835535" w:history="1">
            <w:r w:rsidR="00F371B6" w:rsidRPr="00381E41">
              <w:rPr>
                <w:rStyle w:val="Hyperlink"/>
                <w:noProof/>
              </w:rPr>
              <w:t>6.5.4</w:t>
            </w:r>
            <w:r w:rsidR="00F371B6">
              <w:rPr>
                <w:noProof/>
              </w:rPr>
              <w:tab/>
            </w:r>
            <w:r w:rsidR="00F371B6" w:rsidRPr="00381E41">
              <w:rPr>
                <w:rStyle w:val="Hyperlink"/>
                <w:noProof/>
              </w:rPr>
              <w:t>Amendments</w:t>
            </w:r>
            <w:r w:rsidR="00F371B6">
              <w:rPr>
                <w:noProof/>
                <w:webHidden/>
              </w:rPr>
              <w:tab/>
            </w:r>
            <w:r w:rsidR="00F371B6">
              <w:rPr>
                <w:noProof/>
                <w:webHidden/>
              </w:rPr>
              <w:fldChar w:fldCharType="begin"/>
            </w:r>
            <w:r w:rsidR="00F371B6">
              <w:rPr>
                <w:noProof/>
                <w:webHidden/>
              </w:rPr>
              <w:instrText xml:space="preserve"> PAGEREF _Toc516835535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9AAD2DE" w14:textId="7EC3B42D" w:rsidR="00F371B6" w:rsidRDefault="0066174C" w:rsidP="00F371B6">
          <w:pPr>
            <w:pStyle w:val="TOC3"/>
            <w:tabs>
              <w:tab w:val="left" w:pos="1320"/>
              <w:tab w:val="right" w:leader="dot" w:pos="9350"/>
            </w:tabs>
            <w:spacing w:after="60"/>
            <w:rPr>
              <w:noProof/>
            </w:rPr>
          </w:pPr>
          <w:hyperlink w:anchor="_Toc516835536" w:history="1">
            <w:r w:rsidR="00F371B6" w:rsidRPr="00381E41">
              <w:rPr>
                <w:rStyle w:val="Hyperlink"/>
                <w:noProof/>
              </w:rPr>
              <w:t>6.5.5</w:t>
            </w:r>
            <w:r w:rsidR="00F371B6">
              <w:rPr>
                <w:noProof/>
              </w:rPr>
              <w:tab/>
            </w:r>
            <w:r w:rsidR="00F371B6" w:rsidRPr="00381E41">
              <w:rPr>
                <w:rStyle w:val="Hyperlink"/>
                <w:noProof/>
              </w:rPr>
              <w:t>Appendix</w:t>
            </w:r>
            <w:r w:rsidR="00F371B6">
              <w:rPr>
                <w:noProof/>
                <w:webHidden/>
              </w:rPr>
              <w:tab/>
            </w:r>
            <w:r w:rsidR="00F371B6">
              <w:rPr>
                <w:noProof/>
                <w:webHidden/>
              </w:rPr>
              <w:fldChar w:fldCharType="begin"/>
            </w:r>
            <w:r w:rsidR="00F371B6">
              <w:rPr>
                <w:noProof/>
                <w:webHidden/>
              </w:rPr>
              <w:instrText xml:space="preserve"> PAGEREF _Toc516835536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39687035" w14:textId="2DDABABC" w:rsidR="00F371B6" w:rsidRDefault="0066174C" w:rsidP="00F371B6">
          <w:pPr>
            <w:pStyle w:val="TOC3"/>
            <w:tabs>
              <w:tab w:val="left" w:pos="1320"/>
              <w:tab w:val="right" w:leader="dot" w:pos="9350"/>
            </w:tabs>
            <w:spacing w:after="60"/>
            <w:rPr>
              <w:noProof/>
            </w:rPr>
          </w:pPr>
          <w:hyperlink w:anchor="_Toc516835537" w:history="1">
            <w:r w:rsidR="00F371B6" w:rsidRPr="00381E41">
              <w:rPr>
                <w:rStyle w:val="Hyperlink"/>
                <w:noProof/>
              </w:rPr>
              <w:t>6.5.6</w:t>
            </w:r>
            <w:r w:rsidR="00F371B6">
              <w:rPr>
                <w:noProof/>
              </w:rPr>
              <w:tab/>
            </w:r>
            <w:r w:rsidR="00F371B6" w:rsidRPr="00381E41">
              <w:rPr>
                <w:rStyle w:val="Hyperlink"/>
                <w:noProof/>
              </w:rPr>
              <w:t>Signature</w:t>
            </w:r>
            <w:r w:rsidR="00F371B6">
              <w:rPr>
                <w:noProof/>
                <w:webHidden/>
              </w:rPr>
              <w:tab/>
            </w:r>
            <w:r w:rsidR="00F371B6">
              <w:rPr>
                <w:noProof/>
                <w:webHidden/>
              </w:rPr>
              <w:fldChar w:fldCharType="begin"/>
            </w:r>
            <w:r w:rsidR="00F371B6">
              <w:rPr>
                <w:noProof/>
                <w:webHidden/>
              </w:rPr>
              <w:instrText xml:space="preserve"> PAGEREF _Toc516835537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76A567C2" w14:textId="4EF18AA8" w:rsidR="00F371B6" w:rsidRDefault="0066174C" w:rsidP="00F371B6">
          <w:pPr>
            <w:pStyle w:val="TOC2"/>
            <w:tabs>
              <w:tab w:val="left" w:pos="880"/>
              <w:tab w:val="right" w:leader="dot" w:pos="9350"/>
            </w:tabs>
            <w:spacing w:after="60"/>
            <w:rPr>
              <w:noProof/>
            </w:rPr>
          </w:pPr>
          <w:hyperlink w:anchor="_Toc516835538" w:history="1">
            <w:r w:rsidR="00F371B6" w:rsidRPr="00381E41">
              <w:rPr>
                <w:rStyle w:val="Hyperlink"/>
                <w:noProof/>
              </w:rPr>
              <w:t>6.6</w:t>
            </w:r>
            <w:r w:rsidR="00F371B6">
              <w:rPr>
                <w:noProof/>
              </w:rPr>
              <w:tab/>
            </w:r>
            <w:r w:rsidR="00F371B6" w:rsidRPr="00381E41">
              <w:rPr>
                <w:rStyle w:val="Hyperlink"/>
                <w:noProof/>
              </w:rPr>
              <w:t>Tables</w:t>
            </w:r>
            <w:r w:rsidR="00F371B6">
              <w:rPr>
                <w:noProof/>
                <w:webHidden/>
              </w:rPr>
              <w:tab/>
            </w:r>
            <w:r w:rsidR="00F371B6">
              <w:rPr>
                <w:noProof/>
                <w:webHidden/>
              </w:rPr>
              <w:fldChar w:fldCharType="begin"/>
            </w:r>
            <w:r w:rsidR="00F371B6">
              <w:rPr>
                <w:noProof/>
                <w:webHidden/>
              </w:rPr>
              <w:instrText xml:space="preserve"> PAGEREF _Toc516835538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28A7AC2" w14:textId="6407868C" w:rsidR="00F371B6" w:rsidRDefault="0066174C" w:rsidP="00F371B6">
          <w:pPr>
            <w:pStyle w:val="TOC2"/>
            <w:tabs>
              <w:tab w:val="left" w:pos="880"/>
              <w:tab w:val="right" w:leader="dot" w:pos="9350"/>
            </w:tabs>
            <w:spacing w:after="60"/>
            <w:rPr>
              <w:noProof/>
            </w:rPr>
          </w:pPr>
          <w:hyperlink w:anchor="_Toc516835539" w:history="1">
            <w:r w:rsidR="00F371B6" w:rsidRPr="00381E41">
              <w:rPr>
                <w:rStyle w:val="Hyperlink"/>
                <w:noProof/>
              </w:rPr>
              <w:t>6.7</w:t>
            </w:r>
            <w:r w:rsidR="00F371B6">
              <w:rPr>
                <w:noProof/>
              </w:rPr>
              <w:tab/>
            </w:r>
            <w:r w:rsidR="00F371B6" w:rsidRPr="00381E41">
              <w:rPr>
                <w:rStyle w:val="Hyperlink"/>
                <w:noProof/>
              </w:rPr>
              <w:t>Document Actions</w:t>
            </w:r>
            <w:r w:rsidR="00F371B6">
              <w:rPr>
                <w:noProof/>
                <w:webHidden/>
              </w:rPr>
              <w:tab/>
            </w:r>
            <w:r w:rsidR="00F371B6">
              <w:rPr>
                <w:noProof/>
                <w:webHidden/>
              </w:rPr>
              <w:fldChar w:fldCharType="begin"/>
            </w:r>
            <w:r w:rsidR="00F371B6">
              <w:rPr>
                <w:noProof/>
                <w:webHidden/>
              </w:rPr>
              <w:instrText xml:space="preserve"> PAGEREF _Toc516835539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559432ED" w14:textId="13433F34" w:rsidR="00F371B6" w:rsidRDefault="0066174C" w:rsidP="00F371B6">
          <w:pPr>
            <w:pStyle w:val="TOC2"/>
            <w:tabs>
              <w:tab w:val="left" w:pos="880"/>
              <w:tab w:val="right" w:leader="dot" w:pos="9350"/>
            </w:tabs>
            <w:spacing w:after="60"/>
            <w:rPr>
              <w:noProof/>
            </w:rPr>
          </w:pPr>
          <w:hyperlink w:anchor="_Toc516835540" w:history="1">
            <w:r w:rsidR="00F371B6" w:rsidRPr="00381E41">
              <w:rPr>
                <w:rStyle w:val="Hyperlink"/>
                <w:noProof/>
              </w:rPr>
              <w:t>6.8</w:t>
            </w:r>
            <w:r w:rsidR="00F371B6">
              <w:rPr>
                <w:noProof/>
              </w:rPr>
              <w:tab/>
            </w:r>
            <w:r w:rsidR="00F371B6" w:rsidRPr="00381E41">
              <w:rPr>
                <w:rStyle w:val="Hyperlink"/>
                <w:noProof/>
              </w:rPr>
              <w:t>Document Titles</w:t>
            </w:r>
            <w:r w:rsidR="00F371B6">
              <w:rPr>
                <w:noProof/>
                <w:webHidden/>
              </w:rPr>
              <w:tab/>
            </w:r>
            <w:r w:rsidR="00F371B6">
              <w:rPr>
                <w:noProof/>
                <w:webHidden/>
              </w:rPr>
              <w:fldChar w:fldCharType="begin"/>
            </w:r>
            <w:r w:rsidR="00F371B6">
              <w:rPr>
                <w:noProof/>
                <w:webHidden/>
              </w:rPr>
              <w:instrText xml:space="preserve"> PAGEREF _Toc516835540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31728EC2" w14:textId="43F774A8" w:rsidR="00F371B6" w:rsidRDefault="0066174C" w:rsidP="00F371B6">
          <w:pPr>
            <w:pStyle w:val="TOC2"/>
            <w:tabs>
              <w:tab w:val="left" w:pos="880"/>
              <w:tab w:val="right" w:leader="dot" w:pos="9350"/>
            </w:tabs>
            <w:spacing w:after="60"/>
            <w:rPr>
              <w:noProof/>
            </w:rPr>
          </w:pPr>
          <w:hyperlink w:anchor="_Toc516835541" w:history="1">
            <w:r w:rsidR="00F371B6" w:rsidRPr="00381E41">
              <w:rPr>
                <w:rStyle w:val="Hyperlink"/>
                <w:noProof/>
              </w:rPr>
              <w:t>6.9</w:t>
            </w:r>
            <w:r w:rsidR="00F371B6">
              <w:rPr>
                <w:noProof/>
              </w:rPr>
              <w:tab/>
            </w:r>
            <w:r w:rsidR="00F371B6" w:rsidRPr="00381E41">
              <w:rPr>
                <w:rStyle w:val="Hyperlink"/>
                <w:noProof/>
              </w:rPr>
              <w:t>Content Tagging</w:t>
            </w:r>
            <w:r w:rsidR="00F371B6">
              <w:rPr>
                <w:noProof/>
                <w:webHidden/>
              </w:rPr>
              <w:tab/>
            </w:r>
            <w:r w:rsidR="00F371B6">
              <w:rPr>
                <w:noProof/>
                <w:webHidden/>
              </w:rPr>
              <w:fldChar w:fldCharType="begin"/>
            </w:r>
            <w:r w:rsidR="00F371B6">
              <w:rPr>
                <w:noProof/>
                <w:webHidden/>
              </w:rPr>
              <w:instrText xml:space="preserve"> PAGEREF _Toc516835541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12DB6818" w14:textId="3449BBC8" w:rsidR="00F371B6" w:rsidRDefault="0066174C" w:rsidP="00F371B6">
          <w:pPr>
            <w:pStyle w:val="TOC2"/>
            <w:tabs>
              <w:tab w:val="left" w:pos="880"/>
              <w:tab w:val="right" w:leader="dot" w:pos="9350"/>
            </w:tabs>
            <w:spacing w:after="60"/>
            <w:rPr>
              <w:noProof/>
            </w:rPr>
          </w:pPr>
          <w:hyperlink w:anchor="_Toc516835542" w:history="1">
            <w:r w:rsidR="00F371B6" w:rsidRPr="00381E41">
              <w:rPr>
                <w:rStyle w:val="Hyperlink"/>
                <w:noProof/>
              </w:rPr>
              <w:t>6.10</w:t>
            </w:r>
            <w:r w:rsidR="00F371B6">
              <w:rPr>
                <w:noProof/>
              </w:rPr>
              <w:tab/>
            </w:r>
            <w:r w:rsidR="00F371B6" w:rsidRPr="00381E41">
              <w:rPr>
                <w:rStyle w:val="Hyperlink"/>
                <w:noProof/>
              </w:rPr>
              <w:t>Page and Line Numbering</w:t>
            </w:r>
            <w:r w:rsidR="00F371B6">
              <w:rPr>
                <w:noProof/>
                <w:webHidden/>
              </w:rPr>
              <w:tab/>
            </w:r>
            <w:r w:rsidR="00F371B6">
              <w:rPr>
                <w:noProof/>
                <w:webHidden/>
              </w:rPr>
              <w:fldChar w:fldCharType="begin"/>
            </w:r>
            <w:r w:rsidR="00F371B6">
              <w:rPr>
                <w:noProof/>
                <w:webHidden/>
              </w:rPr>
              <w:instrText xml:space="preserve"> PAGEREF _Toc516835542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06351C5E" w14:textId="57B5CC55" w:rsidR="00F371B6" w:rsidRDefault="0066174C" w:rsidP="00F371B6">
          <w:pPr>
            <w:pStyle w:val="TOC2"/>
            <w:tabs>
              <w:tab w:val="left" w:pos="880"/>
              <w:tab w:val="right" w:leader="dot" w:pos="9350"/>
            </w:tabs>
            <w:spacing w:after="60"/>
            <w:rPr>
              <w:noProof/>
            </w:rPr>
          </w:pPr>
          <w:hyperlink w:anchor="_Toc516835543" w:history="1">
            <w:r w:rsidR="00F371B6" w:rsidRPr="00381E41">
              <w:rPr>
                <w:rStyle w:val="Hyperlink"/>
                <w:noProof/>
              </w:rPr>
              <w:t>6.11</w:t>
            </w:r>
            <w:r w:rsidR="00F371B6">
              <w:rPr>
                <w:noProof/>
              </w:rPr>
              <w:tab/>
            </w:r>
            <w:r w:rsidR="00F371B6" w:rsidRPr="00381E41">
              <w:rPr>
                <w:rStyle w:val="Hyperlink"/>
                <w:noProof/>
              </w:rPr>
              <w:t>Other New Elements</w:t>
            </w:r>
            <w:r w:rsidR="00F371B6">
              <w:rPr>
                <w:noProof/>
                <w:webHidden/>
              </w:rPr>
              <w:tab/>
            </w:r>
            <w:r w:rsidR="00F371B6">
              <w:rPr>
                <w:noProof/>
                <w:webHidden/>
              </w:rPr>
              <w:fldChar w:fldCharType="begin"/>
            </w:r>
            <w:r w:rsidR="00F371B6">
              <w:rPr>
                <w:noProof/>
                <w:webHidden/>
              </w:rPr>
              <w:instrText xml:space="preserve"> PAGEREF _Toc516835543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3E8DE5BD" w14:textId="0AB79B82" w:rsidR="00F371B6" w:rsidRDefault="0066174C" w:rsidP="00F371B6">
          <w:pPr>
            <w:pStyle w:val="TOC1"/>
            <w:spacing w:after="60"/>
            <w:rPr>
              <w:noProof/>
            </w:rPr>
          </w:pPr>
          <w:hyperlink w:anchor="_Toc516835544" w:history="1">
            <w:r w:rsidR="00F371B6" w:rsidRPr="00381E41">
              <w:rPr>
                <w:rStyle w:val="Hyperlink"/>
                <w:noProof/>
              </w:rPr>
              <w:t>7</w:t>
            </w:r>
            <w:r w:rsidR="00F371B6">
              <w:rPr>
                <w:noProof/>
              </w:rPr>
              <w:tab/>
            </w:r>
            <w:r w:rsidR="00F371B6" w:rsidRPr="00381E41">
              <w:rPr>
                <w:rStyle w:val="Hyperlink"/>
                <w:noProof/>
              </w:rPr>
              <w:t>Feedback</w:t>
            </w:r>
            <w:r w:rsidR="00F371B6">
              <w:rPr>
                <w:noProof/>
                <w:webHidden/>
              </w:rPr>
              <w:tab/>
            </w:r>
            <w:r w:rsidR="00F371B6">
              <w:rPr>
                <w:noProof/>
                <w:webHidden/>
              </w:rPr>
              <w:fldChar w:fldCharType="begin"/>
            </w:r>
            <w:r w:rsidR="00F371B6">
              <w:rPr>
                <w:noProof/>
                <w:webHidden/>
              </w:rPr>
              <w:instrText xml:space="preserve"> PAGEREF _Toc516835544 \h </w:instrText>
            </w:r>
            <w:r w:rsidR="00F371B6">
              <w:rPr>
                <w:noProof/>
                <w:webHidden/>
              </w:rPr>
            </w:r>
            <w:r w:rsidR="00F371B6">
              <w:rPr>
                <w:noProof/>
                <w:webHidden/>
              </w:rPr>
              <w:fldChar w:fldCharType="separate"/>
            </w:r>
            <w:r w:rsidR="006B19F1">
              <w:rPr>
                <w:noProof/>
                <w:webHidden/>
              </w:rPr>
              <w:t>15</w:t>
            </w:r>
            <w:r w:rsidR="00F371B6">
              <w:rPr>
                <w:noProof/>
                <w:webHidden/>
              </w:rPr>
              <w:fldChar w:fldCharType="end"/>
            </w:r>
          </w:hyperlink>
        </w:p>
        <w:p w14:paraId="64B36836" w14:textId="5A6966DF" w:rsidR="00F371B6" w:rsidRDefault="0066174C" w:rsidP="00F371B6">
          <w:pPr>
            <w:pStyle w:val="TOC1"/>
            <w:spacing w:after="60"/>
            <w:rPr>
              <w:noProof/>
            </w:rPr>
          </w:pPr>
          <w:hyperlink w:anchor="_Toc516835545" w:history="1">
            <w:r w:rsidR="00F371B6" w:rsidRPr="00381E41">
              <w:rPr>
                <w:rStyle w:val="Hyperlink"/>
                <w:noProof/>
              </w:rPr>
              <w:t>8</w:t>
            </w:r>
            <w:r w:rsidR="00F371B6">
              <w:rPr>
                <w:noProof/>
              </w:rPr>
              <w:tab/>
            </w:r>
            <w:r w:rsidR="00F371B6" w:rsidRPr="00381E41">
              <w:rPr>
                <w:rStyle w:val="Hyperlink"/>
                <w:noProof/>
              </w:rPr>
              <w:t>Appendix</w:t>
            </w:r>
            <w:r w:rsidR="00F371B6">
              <w:rPr>
                <w:noProof/>
                <w:webHidden/>
              </w:rPr>
              <w:tab/>
            </w:r>
            <w:r w:rsidR="00F371B6">
              <w:rPr>
                <w:noProof/>
                <w:webHidden/>
              </w:rPr>
              <w:fldChar w:fldCharType="begin"/>
            </w:r>
            <w:r w:rsidR="00F371B6">
              <w:rPr>
                <w:noProof/>
                <w:webHidden/>
              </w:rPr>
              <w:instrText xml:space="preserve"> PAGEREF _Toc516835545 \h </w:instrText>
            </w:r>
            <w:r w:rsidR="00F371B6">
              <w:rPr>
                <w:noProof/>
                <w:webHidden/>
              </w:rPr>
            </w:r>
            <w:r w:rsidR="00F371B6">
              <w:rPr>
                <w:noProof/>
                <w:webHidden/>
              </w:rPr>
              <w:fldChar w:fldCharType="separate"/>
            </w:r>
            <w:r w:rsidR="006B19F1">
              <w:rPr>
                <w:noProof/>
                <w:webHidden/>
              </w:rPr>
              <w:t>16</w:t>
            </w:r>
            <w:r w:rsidR="00F371B6">
              <w:rPr>
                <w:noProof/>
                <w:webHidden/>
              </w:rPr>
              <w:fldChar w:fldCharType="end"/>
            </w:r>
          </w:hyperlink>
        </w:p>
        <w:p w14:paraId="5191ED60" w14:textId="2739FB2B" w:rsidR="00F371B6" w:rsidRPr="00F371B6" w:rsidRDefault="00C16082" w:rsidP="00F371B6">
          <w:pPr>
            <w:spacing w:after="0"/>
            <w:rPr>
              <w:i/>
              <w:iCs/>
              <w:caps/>
              <w:noProof/>
            </w:rPr>
          </w:pPr>
          <w:r>
            <w:rPr>
              <w:b/>
              <w:bCs/>
              <w:noProof/>
            </w:rPr>
            <w:fldChar w:fldCharType="end"/>
          </w:r>
        </w:p>
      </w:sdtContent>
    </w:sdt>
    <w:bookmarkStart w:id="2" w:name="_Toc361933173" w:displacedByCustomXml="prev"/>
    <w:bookmarkEnd w:id="2" w:displacedByCustomXml="prev"/>
    <w:bookmarkStart w:id="3" w:name="_Toc361824282" w:displacedByCustomXml="prev"/>
    <w:bookmarkEnd w:id="3" w:displacedByCustomXml="prev"/>
    <w:bookmarkStart w:id="4" w:name="_Toc361823757" w:displacedByCustomXml="prev"/>
    <w:bookmarkEnd w:id="4" w:displacedByCustomXml="prev"/>
    <w:bookmarkStart w:id="5" w:name="_Toc361821674" w:displacedByCustomXml="prev"/>
    <w:bookmarkEnd w:id="5" w:displacedByCustomXml="prev"/>
    <w:bookmarkStart w:id="6" w:name="_Toc361933172" w:displacedByCustomXml="prev"/>
    <w:bookmarkEnd w:id="6" w:displacedByCustomXml="prev"/>
    <w:bookmarkStart w:id="7" w:name="_Toc361824281" w:displacedByCustomXml="prev"/>
    <w:bookmarkEnd w:id="7" w:displacedByCustomXml="prev"/>
    <w:bookmarkStart w:id="8" w:name="_Toc361823756" w:displacedByCustomXml="prev"/>
    <w:bookmarkEnd w:id="8" w:displacedByCustomXml="prev"/>
    <w:bookmarkStart w:id="9" w:name="_Toc361821673" w:displacedByCustomXml="prev"/>
    <w:bookmarkEnd w:id="9" w:displacedByCustomXml="prev"/>
    <w:bookmarkStart w:id="10" w:name="_Toc361933171" w:displacedByCustomXml="prev"/>
    <w:bookmarkEnd w:id="10" w:displacedByCustomXml="prev"/>
    <w:bookmarkStart w:id="11" w:name="_Toc361824280" w:displacedByCustomXml="prev"/>
    <w:bookmarkEnd w:id="11" w:displacedByCustomXml="prev"/>
    <w:bookmarkStart w:id="12" w:name="_Toc361823755" w:displacedByCustomXml="prev"/>
    <w:bookmarkEnd w:id="12" w:displacedByCustomXml="prev"/>
    <w:bookmarkStart w:id="13" w:name="_Toc361821672" w:displacedByCustomXml="prev"/>
    <w:bookmarkEnd w:id="13" w:displacedByCustomXml="prev"/>
    <w:bookmarkStart w:id="14" w:name="_Toc362346081" w:displacedByCustomXml="prev"/>
    <w:p w14:paraId="3846E2AC" w14:textId="55163F94" w:rsidR="00A72862" w:rsidRPr="00F371B6" w:rsidRDefault="00A72862" w:rsidP="00F371B6">
      <w:pPr>
        <w:pStyle w:val="Heading1"/>
      </w:pPr>
      <w:bookmarkStart w:id="15" w:name="_Toc516835513"/>
      <w:r w:rsidRPr="00F371B6">
        <w:lastRenderedPageBreak/>
        <w:t>Introduction</w:t>
      </w:r>
      <w:bookmarkEnd w:id="14"/>
      <w:bookmarkEnd w:id="15"/>
    </w:p>
    <w:p w14:paraId="1272B741" w14:textId="1B6CC604" w:rsidR="00A72862" w:rsidRDefault="00A72862" w:rsidP="00A72862">
      <w:pPr>
        <w:rPr>
          <w:ins w:id="16" w:author="Author"/>
        </w:rPr>
      </w:pPr>
      <w:r>
        <w:t xml:space="preserve">This Review Guide is intended to help users to understand </w:t>
      </w:r>
      <w:del w:id="17" w:author="Author">
        <w:r w:rsidDel="003E01E1">
          <w:delText xml:space="preserve">proposed </w:delText>
        </w:r>
      </w:del>
      <w:r>
        <w:t>changes in the 2.0 version of the United States Legislative Markup (</w:t>
      </w:r>
      <w:r w:rsidR="001C2BA2">
        <w:t>USLM</w:t>
      </w:r>
      <w:r>
        <w:t xml:space="preserve">) schema so that users can provide meaningful feedback </w:t>
      </w:r>
      <w:r w:rsidR="007A3446">
        <w:t xml:space="preserve">on the </w:t>
      </w:r>
      <w:del w:id="18" w:author="Author">
        <w:r w:rsidR="007A3446" w:rsidDel="003E01E1">
          <w:delText xml:space="preserve">proposed </w:delText>
        </w:r>
      </w:del>
      <w:r w:rsidR="007A3446">
        <w:t>changes</w:t>
      </w:r>
      <w:r>
        <w:t>.  This guide assumes that the reader is familiar with the 1.0 version of the USLM schema and is generally knowledgeable about XML schemas in XSD format.</w:t>
      </w:r>
      <w:r w:rsidR="00B824B7">
        <w:t xml:space="preserve"> For more information about the 1.0 version, see section </w:t>
      </w:r>
      <w:r w:rsidR="00E8231D">
        <w:fldChar w:fldCharType="begin"/>
      </w:r>
      <w:r w:rsidR="00E8231D">
        <w:instrText xml:space="preserve"> REF _Ref515454592 \r \h </w:instrText>
      </w:r>
      <w:r w:rsidR="00E8231D">
        <w:fldChar w:fldCharType="separate"/>
      </w:r>
      <w:r w:rsidR="006B19F1">
        <w:t>4</w:t>
      </w:r>
      <w:r w:rsidR="00E8231D">
        <w:fldChar w:fldCharType="end"/>
      </w:r>
      <w:r w:rsidR="00B824B7">
        <w:t xml:space="preserve"> </w:t>
      </w:r>
      <w:r w:rsidR="006F2F55">
        <w:t xml:space="preserve">of this document </w:t>
      </w:r>
      <w:r w:rsidR="00B824B7">
        <w:t>for links to existing document</w:t>
      </w:r>
      <w:r w:rsidR="006F2F55">
        <w:t>ation</w:t>
      </w:r>
      <w:r w:rsidR="00B824B7">
        <w:t>.</w:t>
      </w:r>
    </w:p>
    <w:p w14:paraId="7C16D837" w14:textId="50DF808C" w:rsidR="003E01E1" w:rsidRDefault="003E01E1" w:rsidP="00A72862">
      <w:ins w:id="19" w:author="Author">
        <w:r>
          <w:t>This guide reflects USLM schema version 2.0.12.</w:t>
        </w:r>
      </w:ins>
    </w:p>
    <w:p w14:paraId="3411AED8" w14:textId="2329A59B" w:rsidR="00E8231D" w:rsidRDefault="00E8231D" w:rsidP="00B903E4">
      <w:pPr>
        <w:pStyle w:val="Heading1"/>
      </w:pPr>
      <w:bookmarkStart w:id="20" w:name="_Toc362346099"/>
      <w:bookmarkStart w:id="21" w:name="_Toc362612395"/>
      <w:bookmarkStart w:id="22" w:name="_Toc516835514"/>
      <w:r>
        <w:t>Conventions Used in the User Guide</w:t>
      </w:r>
      <w:bookmarkEnd w:id="20"/>
      <w:bookmarkEnd w:id="21"/>
      <w:bookmarkEnd w:id="22"/>
    </w:p>
    <w:p w14:paraId="256D72BB" w14:textId="77777777" w:rsidR="00E8231D" w:rsidRDefault="00E8231D" w:rsidP="00E8231D">
      <w:r>
        <w:t>The following conventions are used in the User Guide:</w:t>
      </w:r>
    </w:p>
    <w:p w14:paraId="72D736BD" w14:textId="69418459" w:rsidR="00E8231D" w:rsidRDefault="00E8231D" w:rsidP="00F945AB">
      <w:pPr>
        <w:pStyle w:val="ListParagraph"/>
        <w:numPr>
          <w:ilvl w:val="0"/>
          <w:numId w:val="3"/>
        </w:numPr>
      </w:pPr>
      <w:r>
        <w:t xml:space="preserve">XML element names are denoted with angled brackets. For example, </w:t>
      </w:r>
      <w:r w:rsidRPr="00B903E4">
        <w:t>&lt;title&gt;</w:t>
      </w:r>
      <w:r>
        <w:t xml:space="preserve"> is an XML element.</w:t>
      </w:r>
    </w:p>
    <w:p w14:paraId="455BE373" w14:textId="63A48A26" w:rsidR="00E8231D" w:rsidRDefault="00E8231D" w:rsidP="00F945AB">
      <w:pPr>
        <w:pStyle w:val="ListParagraph"/>
        <w:numPr>
          <w:ilvl w:val="0"/>
          <w:numId w:val="3"/>
        </w:numPr>
      </w:pPr>
      <w:r>
        <w:t>XML attribute names are denoted with an “</w:t>
      </w:r>
      <w:r w:rsidRPr="00355359">
        <w:rPr>
          <w:rFonts w:ascii="Courier New" w:hAnsi="Courier New" w:cs="Courier New"/>
        </w:rPr>
        <w:t>@</w:t>
      </w:r>
      <w:r>
        <w:t xml:space="preserve">” prefix. For example, </w:t>
      </w:r>
      <w:r w:rsidRPr="00B903E4">
        <w:t>@href</w:t>
      </w:r>
      <w:r>
        <w:t xml:space="preserve"> is an XML attribute.</w:t>
      </w:r>
    </w:p>
    <w:p w14:paraId="7131971B" w14:textId="77777777" w:rsidR="00E8231D" w:rsidRDefault="00E8231D" w:rsidP="00F945AB">
      <w:pPr>
        <w:pStyle w:val="ListParagraph"/>
        <w:numPr>
          <w:ilvl w:val="0"/>
          <w:numId w:val="3"/>
        </w:numPr>
      </w:pPr>
      <w:r>
        <w:t xml:space="preserve">Enumerated values are denoted in courier. For example, </w:t>
      </w:r>
      <w:r w:rsidRPr="00273B28">
        <w:rPr>
          <w:rFonts w:ascii="Courier New" w:hAnsi="Courier New" w:cs="Courier New"/>
        </w:rPr>
        <w:t>landscape</w:t>
      </w:r>
      <w:r>
        <w:t xml:space="preserve"> is an enumeration.</w:t>
      </w:r>
    </w:p>
    <w:p w14:paraId="167EC8F8" w14:textId="41BBE289" w:rsidR="00E8231D" w:rsidRDefault="00E8231D" w:rsidP="00F945AB">
      <w:pPr>
        <w:pStyle w:val="ListParagraph"/>
        <w:numPr>
          <w:ilvl w:val="0"/>
          <w:numId w:val="3"/>
        </w:numPr>
      </w:pPr>
      <w:r>
        <w:t>String values are denoted with</w:t>
      </w:r>
      <w:r w:rsidR="00010657">
        <w:t xml:space="preserve"> double quotes</w:t>
      </w:r>
      <w:r>
        <w:t xml:space="preserve">. For example, </w:t>
      </w:r>
      <w:r>
        <w:rPr>
          <w:rFonts w:ascii="Courier New" w:hAnsi="Courier New" w:cs="Courier New"/>
        </w:rPr>
        <w:t>“</w:t>
      </w:r>
      <w:r w:rsidRPr="00B903E4">
        <w:t>title1-s1</w:t>
      </w:r>
      <w:r w:rsidRPr="00273B28">
        <w:rPr>
          <w:rFonts w:ascii="Courier New" w:hAnsi="Courier New" w:cs="Courier New"/>
        </w:rPr>
        <w:t>”</w:t>
      </w:r>
      <w:r>
        <w:t xml:space="preserve"> is a string value.</w:t>
      </w:r>
    </w:p>
    <w:p w14:paraId="18F083C6" w14:textId="77777777" w:rsidR="00E8231D" w:rsidRDefault="00E8231D" w:rsidP="00F945AB">
      <w:pPr>
        <w:pStyle w:val="ListParagraph"/>
        <w:numPr>
          <w:ilvl w:val="0"/>
          <w:numId w:val="3"/>
        </w:numPr>
      </w:pPr>
      <w:r>
        <w:t xml:space="preserve">A new </w:t>
      </w:r>
      <w:r w:rsidRPr="00F658E1">
        <w:rPr>
          <w:b/>
          <w:i/>
        </w:rPr>
        <w:t>term</w:t>
      </w:r>
      <w:r>
        <w:t xml:space="preserve"> being defined is shown in bold italic.</w:t>
      </w:r>
    </w:p>
    <w:p w14:paraId="630E6A18" w14:textId="76F19EBA" w:rsidR="00E8231D" w:rsidRPr="001B4C6D" w:rsidRDefault="00E8231D" w:rsidP="00F945AB">
      <w:pPr>
        <w:pStyle w:val="ListParagraph"/>
        <w:numPr>
          <w:ilvl w:val="0"/>
          <w:numId w:val="3"/>
        </w:numPr>
      </w:pPr>
      <w:r>
        <w:t xml:space="preserve">A new </w:t>
      </w:r>
      <w:r w:rsidRPr="00B903E4">
        <w:rPr>
          <w:b/>
        </w:rPr>
        <w:t>element</w:t>
      </w:r>
      <w:r>
        <w:rPr>
          <w:b/>
          <w:i/>
        </w:rPr>
        <w:t xml:space="preserve"> </w:t>
      </w:r>
      <w:r w:rsidRPr="00B903E4">
        <w:t xml:space="preserve">or </w:t>
      </w:r>
      <w:r w:rsidRPr="00B903E4">
        <w:rPr>
          <w:b/>
        </w:rPr>
        <w:t>attribute</w:t>
      </w:r>
      <w:r>
        <w:t xml:space="preserve"> being defined is shown in bold.</w:t>
      </w:r>
    </w:p>
    <w:p w14:paraId="55ECF920" w14:textId="77777777" w:rsidR="00A72862" w:rsidRDefault="00A72862" w:rsidP="00A72862">
      <w:pPr>
        <w:pStyle w:val="Heading1"/>
      </w:pPr>
      <w:bookmarkStart w:id="23" w:name="_Toc516835515"/>
      <w:r>
        <w:t>Brief USLM Background</w:t>
      </w:r>
      <w:bookmarkEnd w:id="23"/>
    </w:p>
    <w:p w14:paraId="7F1E2985" w14:textId="4D47F6C6" w:rsidR="00A72862" w:rsidRDefault="00A72862" w:rsidP="00A72862">
      <w:r>
        <w:t xml:space="preserve">The </w:t>
      </w:r>
      <w:r w:rsidR="00B824B7">
        <w:t>USLM</w:t>
      </w:r>
      <w:r>
        <w:t xml:space="preserve"> schema was first developed in 2013 by the Office of the Law Revision Counsel of the U.S. House of Representatives</w:t>
      </w:r>
      <w:r w:rsidRPr="00866A8E">
        <w:t xml:space="preserve"> </w:t>
      </w:r>
      <w:r>
        <w:t xml:space="preserve">(OLRC) </w:t>
      </w:r>
      <w:r w:rsidR="009052A6">
        <w:t xml:space="preserve">in order </w:t>
      </w:r>
      <w:r w:rsidRPr="00866A8E">
        <w:t>to produce the United States Code in XML</w:t>
      </w:r>
      <w:r>
        <w:t xml:space="preserve">. Since 2013, the OLRC regularly produces a </w:t>
      </w:r>
      <w:r w:rsidR="00B824B7">
        <w:t>USLM</w:t>
      </w:r>
      <w:r>
        <w:t xml:space="preserve"> version of the United States Code for download at </w:t>
      </w:r>
      <w:hyperlink r:id="rId8" w:history="1">
        <w:r w:rsidRPr="00A72862">
          <w:rPr>
            <w:rStyle w:val="Hyperlink"/>
          </w:rPr>
          <w:t>http://uscode.house.gov/download/download.shtml</w:t>
        </w:r>
      </w:hyperlink>
      <w:r>
        <w:t>. The USLM version of the U.S. Code is updated continuously as new laws are enacted.</w:t>
      </w:r>
    </w:p>
    <w:p w14:paraId="432BDEE8" w14:textId="77777777" w:rsidR="00A72862" w:rsidRDefault="00A72862" w:rsidP="00A72862">
      <w:r>
        <w:t>The original goals of the USLM schema included:</w:t>
      </w:r>
    </w:p>
    <w:p w14:paraId="05135369" w14:textId="77777777" w:rsidR="00A72862" w:rsidRPr="00294178" w:rsidRDefault="00A72862" w:rsidP="00A72862">
      <w:pPr>
        <w:pStyle w:val="ListParagraph"/>
        <w:numPr>
          <w:ilvl w:val="0"/>
          <w:numId w:val="1"/>
        </w:numPr>
        <w:rPr>
          <w:i/>
        </w:rPr>
      </w:pPr>
      <w:r w:rsidRPr="00294178">
        <w:rPr>
          <w:i/>
        </w:rPr>
        <w:t>Allow existing titles of the United States Code to be converted into XML.</w:t>
      </w:r>
    </w:p>
    <w:p w14:paraId="5173908D" w14:textId="77777777" w:rsidR="00A72862" w:rsidRPr="00294178" w:rsidRDefault="00A72862" w:rsidP="00A72862">
      <w:pPr>
        <w:pStyle w:val="ListParagraph"/>
        <w:numPr>
          <w:ilvl w:val="0"/>
          <w:numId w:val="1"/>
        </w:numPr>
        <w:rPr>
          <w:i/>
        </w:rPr>
      </w:pPr>
      <w:r w:rsidRPr="00294178">
        <w:rPr>
          <w:i/>
        </w:rPr>
        <w:t>Support ongoing maintenance of the United States Code.</w:t>
      </w:r>
    </w:p>
    <w:p w14:paraId="597D4DE8" w14:textId="77777777" w:rsidR="00A72862" w:rsidRPr="00294178" w:rsidRDefault="00A72862" w:rsidP="00A72862">
      <w:pPr>
        <w:pStyle w:val="ListParagraph"/>
        <w:numPr>
          <w:ilvl w:val="0"/>
          <w:numId w:val="1"/>
        </w:numPr>
        <w:rPr>
          <w:i/>
        </w:rPr>
      </w:pPr>
      <w:r w:rsidRPr="00294178">
        <w:rPr>
          <w:i/>
        </w:rPr>
        <w:t>Support the drafting of new positive law codification bills and related materials.</w:t>
      </w:r>
    </w:p>
    <w:p w14:paraId="3722B192" w14:textId="77777777" w:rsidR="00A72862" w:rsidRPr="00294178" w:rsidRDefault="00A72862" w:rsidP="00A72862">
      <w:pPr>
        <w:pStyle w:val="ListParagraph"/>
        <w:numPr>
          <w:ilvl w:val="0"/>
          <w:numId w:val="1"/>
        </w:numPr>
        <w:rPr>
          <w:i/>
        </w:rPr>
      </w:pPr>
      <w:r w:rsidRPr="00294178">
        <w:rPr>
          <w:i/>
        </w:rPr>
        <w:t>Provide a flexible foundation to meet future needs of Congress.</w:t>
      </w:r>
    </w:p>
    <w:p w14:paraId="49030448" w14:textId="5D3E3021" w:rsidR="00A72862" w:rsidRPr="00294178" w:rsidRDefault="005A585F" w:rsidP="00A72862">
      <w:pPr>
        <w:pStyle w:val="ListParagraph"/>
        <w:numPr>
          <w:ilvl w:val="0"/>
          <w:numId w:val="1"/>
        </w:numPr>
        <w:rPr>
          <w:i/>
        </w:rPr>
      </w:pPr>
      <w:r>
        <w:rPr>
          <w:i/>
        </w:rPr>
        <w:t>Compat</w:t>
      </w:r>
      <w:r w:rsidR="00B86B25">
        <w:rPr>
          <w:i/>
        </w:rPr>
        <w:t>i</w:t>
      </w:r>
      <w:r>
        <w:rPr>
          <w:i/>
        </w:rPr>
        <w:t>bility</w:t>
      </w:r>
      <w:r w:rsidR="00A72862" w:rsidRPr="00294178">
        <w:rPr>
          <w:i/>
        </w:rPr>
        <w:t xml:space="preserve"> with </w:t>
      </w:r>
      <w:r>
        <w:rPr>
          <w:i/>
        </w:rPr>
        <w:t>existing</w:t>
      </w:r>
      <w:r w:rsidRPr="00294178">
        <w:rPr>
          <w:i/>
        </w:rPr>
        <w:t xml:space="preserve"> </w:t>
      </w:r>
      <w:r w:rsidR="00A72862" w:rsidRPr="00294178">
        <w:rPr>
          <w:i/>
        </w:rPr>
        <w:t>legislative documents in other XML formats.</w:t>
      </w:r>
    </w:p>
    <w:p w14:paraId="12FBBEE0" w14:textId="77777777" w:rsidR="00B57E2E" w:rsidRDefault="00B57E2E">
      <w:r>
        <w:br w:type="page"/>
      </w:r>
    </w:p>
    <w:p w14:paraId="13C81A9F" w14:textId="35C957A0" w:rsidR="00A72862" w:rsidRDefault="00A72862" w:rsidP="00A72862">
      <w:r>
        <w:lastRenderedPageBreak/>
        <w:t xml:space="preserve">Building on </w:t>
      </w:r>
      <w:r w:rsidR="00B824B7">
        <w:t xml:space="preserve">the “flexible foundation” in goal number </w:t>
      </w:r>
      <w:r w:rsidR="00E51854">
        <w:t>four</w:t>
      </w:r>
      <w:r w:rsidR="00B824B7">
        <w:t xml:space="preserve"> above</w:t>
      </w:r>
      <w:r>
        <w:t>, the Gov</w:t>
      </w:r>
      <w:r w:rsidR="00B57E2E">
        <w:t xml:space="preserve">ernment Publishing Office (GPO) </w:t>
      </w:r>
      <w:r>
        <w:t xml:space="preserve">is coordinating </w:t>
      </w:r>
      <w:r w:rsidR="00B57E2E">
        <w:t>the</w:t>
      </w:r>
      <w:r>
        <w:t xml:space="preserve"> 2.0 update to USLM that extends its use to</w:t>
      </w:r>
      <w:r w:rsidR="00D77E8B">
        <w:t xml:space="preserve"> the following</w:t>
      </w:r>
      <w:r w:rsidR="005A585F">
        <w:t xml:space="preserve"> document sets</w:t>
      </w:r>
      <w:r w:rsidR="00D77E8B">
        <w:rPr>
          <w:rStyle w:val="FootnoteReference"/>
        </w:rPr>
        <w:footnoteReference w:id="2"/>
      </w:r>
      <w:r>
        <w:t>:</w:t>
      </w:r>
    </w:p>
    <w:p w14:paraId="7EB1FEC7" w14:textId="77777777" w:rsidR="00A72862" w:rsidRDefault="00A72862" w:rsidP="00F945AB">
      <w:pPr>
        <w:pStyle w:val="ListParagraph"/>
        <w:numPr>
          <w:ilvl w:val="0"/>
          <w:numId w:val="3"/>
        </w:numPr>
      </w:pPr>
      <w:r>
        <w:t>Enrolled Bills</w:t>
      </w:r>
    </w:p>
    <w:p w14:paraId="0D882144" w14:textId="77777777" w:rsidR="00A72862" w:rsidRDefault="00A72862" w:rsidP="00F945AB">
      <w:pPr>
        <w:pStyle w:val="ListParagraph"/>
        <w:numPr>
          <w:ilvl w:val="0"/>
          <w:numId w:val="3"/>
        </w:numPr>
      </w:pPr>
      <w:r>
        <w:t>Public Laws</w:t>
      </w:r>
    </w:p>
    <w:p w14:paraId="3A70E2AE" w14:textId="129E70E4" w:rsidR="00A72862" w:rsidRDefault="00A72862" w:rsidP="00F945AB">
      <w:pPr>
        <w:pStyle w:val="ListParagraph"/>
        <w:numPr>
          <w:ilvl w:val="0"/>
          <w:numId w:val="3"/>
        </w:numPr>
      </w:pPr>
      <w:r>
        <w:t>Statutes at Large</w:t>
      </w:r>
    </w:p>
    <w:p w14:paraId="635D9F3C" w14:textId="6C2000EF" w:rsidR="00DD33E8" w:rsidRDefault="00DD33E8" w:rsidP="00F945AB">
      <w:pPr>
        <w:pStyle w:val="ListParagraph"/>
        <w:numPr>
          <w:ilvl w:val="0"/>
          <w:numId w:val="3"/>
        </w:numPr>
      </w:pPr>
      <w:r>
        <w:t>Statute Compilations</w:t>
      </w:r>
    </w:p>
    <w:p w14:paraId="17B4F0CD" w14:textId="77777777" w:rsidR="00A72862" w:rsidRDefault="00A72862" w:rsidP="00F945AB">
      <w:pPr>
        <w:pStyle w:val="ListParagraph"/>
        <w:numPr>
          <w:ilvl w:val="0"/>
          <w:numId w:val="3"/>
        </w:numPr>
      </w:pPr>
      <w:r>
        <w:t>Federal Register</w:t>
      </w:r>
      <w:r w:rsidR="00A91FFD">
        <w:t xml:space="preserve"> (FR)</w:t>
      </w:r>
    </w:p>
    <w:p w14:paraId="138695CF" w14:textId="77777777" w:rsidR="00A72862" w:rsidRDefault="00A72862" w:rsidP="00F945AB">
      <w:pPr>
        <w:pStyle w:val="ListParagraph"/>
        <w:numPr>
          <w:ilvl w:val="0"/>
          <w:numId w:val="3"/>
        </w:numPr>
      </w:pPr>
      <w:r>
        <w:t>Code of Federal Regulations</w:t>
      </w:r>
      <w:r w:rsidR="00A91FFD">
        <w:t xml:space="preserve"> (CFR)</w:t>
      </w:r>
    </w:p>
    <w:p w14:paraId="2D2DD58E" w14:textId="77777777" w:rsidR="00A003B6" w:rsidRDefault="00A003B6" w:rsidP="00A003B6">
      <w:pPr>
        <w:pStyle w:val="Heading1"/>
      </w:pPr>
      <w:bookmarkStart w:id="24" w:name="_Toc361821678"/>
      <w:bookmarkStart w:id="25" w:name="_Toc361823765"/>
      <w:bookmarkStart w:id="26" w:name="_Toc361824290"/>
      <w:bookmarkStart w:id="27" w:name="_Toc361933181"/>
      <w:bookmarkStart w:id="28" w:name="_Ref515454592"/>
      <w:bookmarkStart w:id="29" w:name="_Toc516835516"/>
      <w:bookmarkStart w:id="30" w:name="_Toc362346087"/>
      <w:bookmarkEnd w:id="24"/>
      <w:bookmarkEnd w:id="25"/>
      <w:bookmarkEnd w:id="26"/>
      <w:bookmarkEnd w:id="27"/>
      <w:r>
        <w:t>Existing Documentation</w:t>
      </w:r>
      <w:bookmarkEnd w:id="28"/>
      <w:bookmarkEnd w:id="29"/>
    </w:p>
    <w:p w14:paraId="08340BAE" w14:textId="77777777" w:rsidR="00D266F6" w:rsidRDefault="00B824B7" w:rsidP="00B824B7">
      <w:bookmarkStart w:id="31" w:name="_Toc361823759"/>
      <w:bookmarkStart w:id="32" w:name="_Toc361824284"/>
      <w:bookmarkStart w:id="33" w:name="_Toc361933175"/>
      <w:bookmarkEnd w:id="31"/>
      <w:bookmarkEnd w:id="32"/>
      <w:bookmarkEnd w:id="33"/>
      <w:r>
        <w:t xml:space="preserve">User documentation for the 1.0 version of the schema can be found at </w:t>
      </w:r>
      <w:hyperlink r:id="rId9" w:history="1">
        <w:r w:rsidRPr="00CE5452">
          <w:rPr>
            <w:rStyle w:val="Hyperlink"/>
          </w:rPr>
          <w:t>https://github.com/usgpo/uslm/blob/master/USLM-User-Guide.pdf</w:t>
        </w:r>
      </w:hyperlink>
      <w:r>
        <w:t xml:space="preserve"> and </w:t>
      </w:r>
      <w:hyperlink r:id="rId10" w:history="1">
        <w:r w:rsidRPr="00D266F6">
          <w:rPr>
            <w:rStyle w:val="Hyperlink"/>
          </w:rPr>
          <w:t>https://github.com/usgpo/uslm/blob/master/USLM-User-Guide.md</w:t>
        </w:r>
      </w:hyperlink>
      <w:r>
        <w:t xml:space="preserve">. </w:t>
      </w:r>
    </w:p>
    <w:p w14:paraId="20D38AF8" w14:textId="7ADEA7BF" w:rsidR="00B824B7" w:rsidRDefault="00B824B7" w:rsidP="00B824B7">
      <w:r>
        <w:t xml:space="preserve">The XSD schema and CSS stylesheets for online viewing can be downloaded at: </w:t>
      </w:r>
      <w:hyperlink r:id="rId11" w:history="1">
        <w:r w:rsidRPr="005C6DAA">
          <w:rPr>
            <w:rStyle w:val="Hyperlink"/>
          </w:rPr>
          <w:t>http://uscode.house.gov/download/resources/schemaandcss.zip</w:t>
        </w:r>
      </w:hyperlink>
      <w:r>
        <w:t xml:space="preserve"> and </w:t>
      </w:r>
      <w:hyperlink r:id="rId12" w:history="1">
        <w:r w:rsidRPr="00CE5452">
          <w:rPr>
            <w:rStyle w:val="Hyperlink"/>
          </w:rPr>
          <w:t>https://github.com/usgpo/uslm</w:t>
        </w:r>
      </w:hyperlink>
      <w:r>
        <w:t xml:space="preserve">.  Note that the CSS stylesheet is </w:t>
      </w:r>
      <w:r w:rsidR="00A92F48">
        <w:t>informational only</w:t>
      </w:r>
      <w:r>
        <w:t xml:space="preserve">. It </w:t>
      </w:r>
      <w:r w:rsidR="00A92F48">
        <w:t>produces a draft view of the documents</w:t>
      </w:r>
      <w:r>
        <w:t>.</w:t>
      </w:r>
    </w:p>
    <w:p w14:paraId="6E871EBD" w14:textId="034DCD29" w:rsidR="00B824B7" w:rsidRPr="00130A14" w:rsidRDefault="00B824B7" w:rsidP="00B824B7">
      <w:r>
        <w:t xml:space="preserve">Note: These resources and more are available on GPO’s Developers Hub at </w:t>
      </w:r>
      <w:hyperlink r:id="rId13" w:history="1">
        <w:r w:rsidRPr="007D4A96">
          <w:rPr>
            <w:rStyle w:val="Hyperlink"/>
          </w:rPr>
          <w:t>https://www.govinfo.gov/developers</w:t>
        </w:r>
      </w:hyperlink>
      <w:r w:rsidR="004779F9" w:rsidRPr="004779F9">
        <w:rPr>
          <w:rStyle w:val="Hyperlink"/>
          <w:u w:val="none"/>
        </w:rPr>
        <w:t>.</w:t>
      </w:r>
    </w:p>
    <w:p w14:paraId="407B6EB8" w14:textId="77777777" w:rsidR="00A003B6" w:rsidRDefault="00A003B6" w:rsidP="00A003B6">
      <w:pPr>
        <w:pStyle w:val="Heading1"/>
      </w:pPr>
      <w:bookmarkStart w:id="34" w:name="_Toc516835517"/>
      <w:r>
        <w:t>What Has Not Changed</w:t>
      </w:r>
      <w:bookmarkEnd w:id="34"/>
    </w:p>
    <w:p w14:paraId="5A5368D3" w14:textId="1563FEE9" w:rsidR="00A003B6" w:rsidRDefault="00A003B6" w:rsidP="00A003B6">
      <w:r>
        <w:t>Version 2.0 of USLM is largely an incremental change to the schema</w:t>
      </w:r>
      <w:r w:rsidR="00E03FA5">
        <w:t>. W</w:t>
      </w:r>
      <w:r>
        <w:t>hile many new elements have been added and several content models have been extended</w:t>
      </w:r>
      <w:r w:rsidR="00B824B7">
        <w:t xml:space="preserve">, the </w:t>
      </w:r>
      <w:r>
        <w:t xml:space="preserve">fundamental design </w:t>
      </w:r>
      <w:r w:rsidR="00B824B7">
        <w:t xml:space="preserve">of the schema </w:t>
      </w:r>
      <w:r>
        <w:t xml:space="preserve">has not changed. The following principles, documented in the 1.0 User Guide, </w:t>
      </w:r>
      <w:r w:rsidR="00B824B7">
        <w:t>continue</w:t>
      </w:r>
      <w:r>
        <w:t xml:space="preserve"> in version 2.0:</w:t>
      </w:r>
    </w:p>
    <w:p w14:paraId="4CE95AA4" w14:textId="77777777" w:rsidR="00A003B6" w:rsidRDefault="00A003B6" w:rsidP="00F945AB">
      <w:pPr>
        <w:pStyle w:val="ListParagraph"/>
        <w:numPr>
          <w:ilvl w:val="0"/>
          <w:numId w:val="4"/>
        </w:numPr>
      </w:pPr>
      <w:r>
        <w:t>Abstract and Concrete Models</w:t>
      </w:r>
    </w:p>
    <w:p w14:paraId="2F472650" w14:textId="77777777" w:rsidR="00A003B6" w:rsidRDefault="00A003B6" w:rsidP="00F945AB">
      <w:pPr>
        <w:pStyle w:val="ListParagraph"/>
        <w:numPr>
          <w:ilvl w:val="0"/>
          <w:numId w:val="4"/>
        </w:numPr>
      </w:pPr>
      <w:r>
        <w:t>Inheritance</w:t>
      </w:r>
    </w:p>
    <w:p w14:paraId="579591A5" w14:textId="77777777" w:rsidR="00A003B6" w:rsidRDefault="00A003B6" w:rsidP="00F945AB">
      <w:pPr>
        <w:pStyle w:val="ListParagraph"/>
        <w:numPr>
          <w:ilvl w:val="0"/>
          <w:numId w:val="4"/>
        </w:numPr>
      </w:pPr>
      <w:r>
        <w:t>Attribute Model</w:t>
      </w:r>
    </w:p>
    <w:p w14:paraId="200144D4" w14:textId="77777777" w:rsidR="00E03FA5" w:rsidRDefault="00E03FA5" w:rsidP="00F945AB">
      <w:pPr>
        <w:pStyle w:val="ListParagraph"/>
        <w:numPr>
          <w:ilvl w:val="0"/>
          <w:numId w:val="4"/>
        </w:numPr>
      </w:pPr>
      <w:r>
        <w:t>Core Document Model</w:t>
      </w:r>
    </w:p>
    <w:p w14:paraId="6BBA4358" w14:textId="77777777" w:rsidR="00A003B6" w:rsidRDefault="00A003B6" w:rsidP="00F945AB">
      <w:pPr>
        <w:pStyle w:val="ListParagraph"/>
        <w:numPr>
          <w:ilvl w:val="0"/>
          <w:numId w:val="4"/>
        </w:numPr>
      </w:pPr>
      <w:r>
        <w:t>Metadata Model</w:t>
      </w:r>
    </w:p>
    <w:p w14:paraId="63B66800" w14:textId="77777777" w:rsidR="00E03FA5" w:rsidRDefault="00E03FA5" w:rsidP="00F945AB">
      <w:pPr>
        <w:pStyle w:val="ListParagraph"/>
        <w:numPr>
          <w:ilvl w:val="0"/>
          <w:numId w:val="4"/>
        </w:numPr>
      </w:pPr>
      <w:r>
        <w:t>Hierarchy Model</w:t>
      </w:r>
    </w:p>
    <w:p w14:paraId="67C0AA87" w14:textId="77777777" w:rsidR="00E03FA5" w:rsidRDefault="00E03FA5" w:rsidP="00F945AB">
      <w:pPr>
        <w:pStyle w:val="ListParagraph"/>
        <w:numPr>
          <w:ilvl w:val="0"/>
          <w:numId w:val="4"/>
        </w:numPr>
      </w:pPr>
      <w:r>
        <w:t>Versioning Model</w:t>
      </w:r>
    </w:p>
    <w:p w14:paraId="655AF7C6" w14:textId="77777777" w:rsidR="00E03FA5" w:rsidRDefault="00E03FA5" w:rsidP="00F945AB">
      <w:pPr>
        <w:pStyle w:val="ListParagraph"/>
        <w:numPr>
          <w:ilvl w:val="0"/>
          <w:numId w:val="4"/>
        </w:numPr>
      </w:pPr>
      <w:r>
        <w:t>Presentation Model</w:t>
      </w:r>
    </w:p>
    <w:p w14:paraId="6DE054FF" w14:textId="77777777" w:rsidR="00E03FA5" w:rsidRDefault="00E03FA5" w:rsidP="00F945AB">
      <w:pPr>
        <w:pStyle w:val="ListParagraph"/>
        <w:numPr>
          <w:ilvl w:val="0"/>
          <w:numId w:val="4"/>
        </w:numPr>
      </w:pPr>
      <w:r>
        <w:t>Relationship to HTML</w:t>
      </w:r>
    </w:p>
    <w:p w14:paraId="5229B452" w14:textId="77777777" w:rsidR="00E03FA5" w:rsidRDefault="00E03FA5" w:rsidP="00F945AB">
      <w:pPr>
        <w:pStyle w:val="ListParagraph"/>
        <w:numPr>
          <w:ilvl w:val="0"/>
          <w:numId w:val="4"/>
        </w:numPr>
      </w:pPr>
      <w:r>
        <w:t>Identification Model</w:t>
      </w:r>
    </w:p>
    <w:p w14:paraId="24F78708" w14:textId="77777777" w:rsidR="00E03FA5" w:rsidRDefault="00E03FA5" w:rsidP="00F945AB">
      <w:pPr>
        <w:pStyle w:val="ListParagraph"/>
        <w:numPr>
          <w:ilvl w:val="0"/>
          <w:numId w:val="4"/>
        </w:numPr>
      </w:pPr>
      <w:r>
        <w:lastRenderedPageBreak/>
        <w:t>Referencing Model</w:t>
      </w:r>
    </w:p>
    <w:p w14:paraId="4703FE32" w14:textId="53694BBF" w:rsidR="00C46C65" w:rsidRDefault="009052A6">
      <w:r>
        <w:t>Many</w:t>
      </w:r>
      <w:r w:rsidR="00E03FA5">
        <w:t xml:space="preserve"> of these models have been</w:t>
      </w:r>
      <w:r>
        <w:t xml:space="preserve"> </w:t>
      </w:r>
      <w:r w:rsidR="00E03FA5">
        <w:t xml:space="preserve">extended to accommodate </w:t>
      </w:r>
      <w:r>
        <w:t>the additional</w:t>
      </w:r>
      <w:r w:rsidR="00E03FA5">
        <w:t xml:space="preserve"> document</w:t>
      </w:r>
      <w:r>
        <w:t xml:space="preserve"> types</w:t>
      </w:r>
      <w:r w:rsidR="00E03FA5">
        <w:t xml:space="preserve"> and their structures. These extensions are backwards</w:t>
      </w:r>
      <w:r w:rsidR="00B86B25">
        <w:t>-</w:t>
      </w:r>
      <w:r w:rsidR="00E03FA5">
        <w:t>compatible except in a few cases described below.</w:t>
      </w:r>
    </w:p>
    <w:p w14:paraId="08E99630" w14:textId="77777777" w:rsidR="00B57E2E" w:rsidRPr="009C3AF7" w:rsidRDefault="00B57E2E"/>
    <w:p w14:paraId="7F3B9828" w14:textId="77777777" w:rsidR="006E5C1D" w:rsidRDefault="00843B75" w:rsidP="006E5C1D">
      <w:pPr>
        <w:pStyle w:val="Heading1"/>
      </w:pPr>
      <w:bookmarkStart w:id="35" w:name="_Toc516835518"/>
      <w:bookmarkEnd w:id="30"/>
      <w:r>
        <w:t>Schema Changes</w:t>
      </w:r>
      <w:bookmarkEnd w:id="35"/>
    </w:p>
    <w:p w14:paraId="2C492820" w14:textId="77777777" w:rsidR="006E5C1D" w:rsidRDefault="00260CB4" w:rsidP="001F53BC">
      <w:pPr>
        <w:pStyle w:val="Heading2"/>
        <w:ind w:left="540" w:hanging="540"/>
      </w:pPr>
      <w:bookmarkStart w:id="36" w:name="_Toc516835519"/>
      <w:r>
        <w:t xml:space="preserve">Changed </w:t>
      </w:r>
      <w:r w:rsidR="00843B75">
        <w:t>Model</w:t>
      </w:r>
      <w:r>
        <w:t>s</w:t>
      </w:r>
      <w:bookmarkEnd w:id="36"/>
      <w:r w:rsidR="00843B75">
        <w:t xml:space="preserve"> </w:t>
      </w:r>
    </w:p>
    <w:p w14:paraId="0D951531" w14:textId="743E0C21" w:rsidR="00843B75" w:rsidRDefault="00E03FA5" w:rsidP="00843B75">
      <w:r>
        <w:t>The items</w:t>
      </w:r>
      <w:r w:rsidR="009052A6">
        <w:t xml:space="preserve"> described</w:t>
      </w:r>
      <w:r>
        <w:t xml:space="preserve"> in this </w:t>
      </w:r>
      <w:r w:rsidR="00A2289A">
        <w:t>section are areas where the structure and content of the new document</w:t>
      </w:r>
      <w:r w:rsidR="009052A6">
        <w:t xml:space="preserve"> types </w:t>
      </w:r>
      <w:r w:rsidR="00A2289A">
        <w:t xml:space="preserve">required </w:t>
      </w:r>
      <w:r w:rsidR="00260CB4">
        <w:t>modifications to the schema</w:t>
      </w:r>
      <w:r w:rsidR="00A2289A">
        <w:t xml:space="preserve"> model that </w:t>
      </w:r>
      <w:r w:rsidR="00260CB4">
        <w:t>are</w:t>
      </w:r>
      <w:r w:rsidR="00A2289A">
        <w:t xml:space="preserve"> not compatible with the existing 1.0 model</w:t>
      </w:r>
      <w:r w:rsidR="00260CB4">
        <w:t>.</w:t>
      </w:r>
    </w:p>
    <w:p w14:paraId="2B5AA9CE" w14:textId="77777777" w:rsidR="00A2289A" w:rsidRDefault="00A2289A" w:rsidP="00C102F1">
      <w:pPr>
        <w:pStyle w:val="Heading3"/>
      </w:pPr>
      <w:bookmarkStart w:id="37" w:name="_Toc516835520"/>
      <w:r w:rsidRPr="00260CB4">
        <w:t>Table</w:t>
      </w:r>
      <w:r>
        <w:t xml:space="preserve"> of Content</w:t>
      </w:r>
      <w:r w:rsidR="00754A60">
        <w:t>s</w:t>
      </w:r>
      <w:r w:rsidR="00C36233">
        <w:t xml:space="preserve"> and Indexes</w:t>
      </w:r>
      <w:bookmarkEnd w:id="37"/>
    </w:p>
    <w:p w14:paraId="7A4FC27C" w14:textId="4B3805FF" w:rsidR="005375DE" w:rsidRPr="00DA13F9" w:rsidRDefault="00C36233" w:rsidP="00B86B25">
      <w:pPr>
        <w:shd w:val="clear" w:color="auto" w:fill="FFFFFF"/>
        <w:autoSpaceDE w:val="0"/>
        <w:autoSpaceDN w:val="0"/>
        <w:adjustRightInd w:val="0"/>
        <w:spacing w:line="240" w:lineRule="auto"/>
        <w:ind w:left="1620" w:hanging="1620"/>
        <w:rPr>
          <w:rFonts w:cstheme="minorHAnsi"/>
          <w:color w:val="000000" w:themeColor="text1"/>
          <w:highlight w:val="white"/>
        </w:rPr>
      </w:pPr>
      <w:r>
        <w:t xml:space="preserve">The 1.0 model for a Table of Contents </w:t>
      </w:r>
      <w:r w:rsidR="00B824B7">
        <w:t>(ToC)</w:t>
      </w:r>
      <w:r>
        <w:t xml:space="preserve"> was format</w:t>
      </w:r>
      <w:r w:rsidR="00CD6E99">
        <w:t>-</w:t>
      </w:r>
      <w:r>
        <w:t>oriented, using the &lt;layout&gt; tag as a tabular form with rows and columns. The n</w:t>
      </w:r>
      <w:r w:rsidR="00161B98">
        <w:t xml:space="preserve">ew </w:t>
      </w:r>
      <w:r>
        <w:t>2.0 model is sema</w:t>
      </w:r>
      <w:r w:rsidR="00E8231D">
        <w:t>n</w:t>
      </w:r>
      <w:r>
        <w:t>tic</w:t>
      </w:r>
      <w:r w:rsidR="005375DE">
        <w:t xml:space="preserve">, </w:t>
      </w:r>
      <w:r>
        <w:t xml:space="preserve">where </w:t>
      </w:r>
      <w:r w:rsidR="005375DE">
        <w:t xml:space="preserve">a ToC consists of a set of </w:t>
      </w:r>
      <w:r w:rsidR="00DA13F9">
        <w:t>“</w:t>
      </w:r>
      <w:r w:rsidR="005375DE">
        <w:t>items</w:t>
      </w:r>
      <w:r w:rsidR="00DA13F9">
        <w:t>”</w:t>
      </w:r>
      <w:r w:rsidR="00D266F6">
        <w:t>.</w:t>
      </w:r>
      <w:r w:rsidR="005375DE">
        <w:t xml:space="preserve"> </w:t>
      </w:r>
    </w:p>
    <w:p w14:paraId="60E4F6F9" w14:textId="77777777" w:rsidR="00C36233" w:rsidRDefault="00DA13F9" w:rsidP="00161B98">
      <w:r>
        <w:t xml:space="preserve">There are </w:t>
      </w:r>
      <w:r w:rsidR="00C36233">
        <w:t xml:space="preserve">three different types of </w:t>
      </w:r>
      <w:r>
        <w:t>items</w:t>
      </w:r>
      <w:r w:rsidR="00C36233">
        <w:t>:</w:t>
      </w:r>
    </w:p>
    <w:p w14:paraId="4AE385E6" w14:textId="77777777" w:rsidR="00C36233" w:rsidRPr="00DA13F9" w:rsidRDefault="00DA13F9" w:rsidP="00DA13F9">
      <w:pPr>
        <w:shd w:val="clear" w:color="auto" w:fill="FFFFFF"/>
        <w:autoSpaceDE w:val="0"/>
        <w:autoSpaceDN w:val="0"/>
        <w:adjustRightInd w:val="0"/>
        <w:spacing w:line="240" w:lineRule="auto"/>
        <w:ind w:left="1620" w:hanging="1620"/>
        <w:rPr>
          <w:rFonts w:cstheme="minorHAnsi"/>
          <w:color w:val="000000" w:themeColor="text1"/>
        </w:rPr>
      </w:pPr>
      <w:r w:rsidRPr="00DA13F9">
        <w:rPr>
          <w:rFonts w:cstheme="minorHAnsi"/>
          <w:b/>
          <w:color w:val="000000" w:themeColor="text1"/>
        </w:rPr>
        <w:t>&lt;</w:t>
      </w:r>
      <w:proofErr w:type="spellStart"/>
      <w:r w:rsidR="00C36233" w:rsidRPr="00010657">
        <w:rPr>
          <w:rFonts w:cstheme="minorHAnsi"/>
        </w:rPr>
        <w:t>referenceItem</w:t>
      </w:r>
      <w:proofErr w:type="spellEnd"/>
      <w:r w:rsidRPr="00DA13F9">
        <w:rPr>
          <w:rFonts w:cstheme="minorHAnsi"/>
          <w:b/>
          <w:color w:val="000000" w:themeColor="text1"/>
        </w:rPr>
        <w:t>&gt;</w:t>
      </w:r>
      <w:r w:rsidRPr="00DA13F9">
        <w:rPr>
          <w:rFonts w:cstheme="minorHAnsi"/>
          <w:b/>
          <w:color w:val="000000" w:themeColor="text1"/>
        </w:rPr>
        <w:tab/>
      </w:r>
      <w:r w:rsidRPr="00260CB4">
        <w:rPr>
          <w:rFonts w:cstheme="minorHAnsi"/>
          <w:i/>
          <w:color w:val="000000" w:themeColor="text1"/>
        </w:rPr>
        <w:t xml:space="preserve">refers to specific content in the document (versus a concept or a grouping). The </w:t>
      </w:r>
      <w:proofErr w:type="spellStart"/>
      <w:r w:rsidRPr="00260CB4">
        <w:rPr>
          <w:rFonts w:cstheme="minorHAnsi"/>
          <w:i/>
          <w:color w:val="000000" w:themeColor="text1"/>
        </w:rPr>
        <w:t>referenceItem</w:t>
      </w:r>
      <w:proofErr w:type="spellEnd"/>
      <w:r w:rsidRPr="00260CB4">
        <w:rPr>
          <w:rFonts w:cstheme="minorHAnsi"/>
          <w:i/>
          <w:color w:val="000000" w:themeColor="text1"/>
        </w:rPr>
        <w:t xml:space="preserve"> may also contain lower level </w:t>
      </w:r>
      <w:proofErr w:type="spellStart"/>
      <w:r w:rsidRPr="00260CB4">
        <w:rPr>
          <w:rFonts w:cstheme="minorHAnsi"/>
          <w:i/>
          <w:color w:val="000000" w:themeColor="text1"/>
        </w:rPr>
        <w:t>referenceItems</w:t>
      </w:r>
      <w:proofErr w:type="spellEnd"/>
      <w:r w:rsidRPr="00260CB4">
        <w:rPr>
          <w:rFonts w:cstheme="minorHAnsi"/>
          <w:i/>
          <w:color w:val="000000" w:themeColor="text1"/>
        </w:rPr>
        <w:t xml:space="preserve"> if the content being referred to contains lower level content.</w:t>
      </w:r>
    </w:p>
    <w:p w14:paraId="1594A16C" w14:textId="61F9C9B3" w:rsidR="00C36233" w:rsidRPr="00DA13F9" w:rsidRDefault="00DA13F9" w:rsidP="00DA13F9">
      <w:pPr>
        <w:shd w:val="clear" w:color="auto" w:fill="FFFFFF"/>
        <w:autoSpaceDE w:val="0"/>
        <w:autoSpaceDN w:val="0"/>
        <w:adjustRightInd w:val="0"/>
        <w:spacing w:line="240" w:lineRule="auto"/>
        <w:ind w:left="1620" w:hanging="1620"/>
        <w:rPr>
          <w:rFonts w:cstheme="minorHAnsi"/>
          <w:color w:val="000000" w:themeColor="text1"/>
        </w:rPr>
      </w:pPr>
      <w:r w:rsidRPr="00DA13F9">
        <w:rPr>
          <w:rFonts w:cstheme="minorHAnsi"/>
          <w:b/>
          <w:color w:val="000000" w:themeColor="text1"/>
        </w:rPr>
        <w:t>&lt;</w:t>
      </w:r>
      <w:proofErr w:type="spellStart"/>
      <w:r w:rsidR="00C36233" w:rsidRPr="00010657">
        <w:rPr>
          <w:rFonts w:cstheme="minorHAnsi"/>
        </w:rPr>
        <w:t>headingItem</w:t>
      </w:r>
      <w:proofErr w:type="spellEnd"/>
      <w:r w:rsidRPr="00DA13F9">
        <w:rPr>
          <w:rFonts w:cstheme="minorHAnsi"/>
          <w:b/>
          <w:color w:val="000000" w:themeColor="text1"/>
        </w:rPr>
        <w:t>&gt;</w:t>
      </w:r>
      <w:r>
        <w:rPr>
          <w:rFonts w:cstheme="minorHAnsi"/>
          <w:b/>
          <w:color w:val="000000" w:themeColor="text1"/>
        </w:rPr>
        <w:tab/>
      </w:r>
      <w:r w:rsidRPr="00260CB4">
        <w:rPr>
          <w:rFonts w:cstheme="minorHAnsi"/>
          <w:i/>
          <w:color w:val="000000" w:themeColor="text1"/>
        </w:rPr>
        <w:t>a columnar-type heading for the items below it.  e.g. “Sec.” or “Page”. This is commonly repeated on following pages.</w:t>
      </w:r>
    </w:p>
    <w:p w14:paraId="0201700C" w14:textId="77777777" w:rsidR="00DA13F9" w:rsidRPr="00DA13F9" w:rsidRDefault="00DA13F9" w:rsidP="00DA13F9">
      <w:pPr>
        <w:shd w:val="clear" w:color="auto" w:fill="FFFFFF"/>
        <w:autoSpaceDE w:val="0"/>
        <w:autoSpaceDN w:val="0"/>
        <w:adjustRightInd w:val="0"/>
        <w:spacing w:line="240" w:lineRule="auto"/>
        <w:ind w:left="1620" w:hanging="1620"/>
        <w:rPr>
          <w:rFonts w:cstheme="minorHAnsi"/>
          <w:b/>
          <w:color w:val="000000" w:themeColor="text1"/>
        </w:rPr>
      </w:pPr>
      <w:r w:rsidRPr="00DA13F9">
        <w:rPr>
          <w:rFonts w:cstheme="minorHAnsi"/>
          <w:b/>
          <w:color w:val="000000" w:themeColor="text1"/>
        </w:rPr>
        <w:t>&lt;</w:t>
      </w:r>
      <w:proofErr w:type="spellStart"/>
      <w:r w:rsidR="00C36233" w:rsidRPr="00010657">
        <w:rPr>
          <w:rFonts w:cstheme="minorHAnsi"/>
        </w:rPr>
        <w:t>groupItem</w:t>
      </w:r>
      <w:proofErr w:type="spellEnd"/>
      <w:r w:rsidRPr="00DA13F9">
        <w:rPr>
          <w:rFonts w:cstheme="minorHAnsi"/>
          <w:b/>
          <w:color w:val="000000" w:themeColor="text1"/>
        </w:rPr>
        <w:t>&gt;</w:t>
      </w:r>
      <w:r>
        <w:rPr>
          <w:rFonts w:cstheme="minorHAnsi"/>
          <w:b/>
          <w:color w:val="000000" w:themeColor="text1"/>
        </w:rPr>
        <w:tab/>
      </w:r>
      <w:r w:rsidRPr="00260CB4">
        <w:rPr>
          <w:rFonts w:cstheme="minorHAnsi"/>
          <w:i/>
          <w:color w:val="000000" w:themeColor="text1"/>
        </w:rPr>
        <w:t xml:space="preserve">an item in a </w:t>
      </w:r>
      <w:proofErr w:type="spellStart"/>
      <w:r w:rsidRPr="00260CB4">
        <w:rPr>
          <w:rFonts w:cstheme="minorHAnsi"/>
          <w:i/>
          <w:color w:val="000000" w:themeColor="text1"/>
        </w:rPr>
        <w:t>ToCIndex</w:t>
      </w:r>
      <w:proofErr w:type="spellEnd"/>
      <w:r w:rsidRPr="00260CB4">
        <w:rPr>
          <w:rFonts w:cstheme="minorHAnsi"/>
          <w:i/>
          <w:color w:val="000000" w:themeColor="text1"/>
        </w:rPr>
        <w:t xml:space="preserve"> that collects a number of </w:t>
      </w:r>
      <w:proofErr w:type="spellStart"/>
      <w:r w:rsidRPr="00260CB4">
        <w:rPr>
          <w:rFonts w:cstheme="minorHAnsi"/>
          <w:i/>
          <w:color w:val="000000" w:themeColor="text1"/>
        </w:rPr>
        <w:t>referenceItems</w:t>
      </w:r>
      <w:proofErr w:type="spellEnd"/>
      <w:r w:rsidRPr="00260CB4">
        <w:rPr>
          <w:rFonts w:cstheme="minorHAnsi"/>
          <w:i/>
          <w:color w:val="000000" w:themeColor="text1"/>
        </w:rPr>
        <w:t xml:space="preserve"> or other </w:t>
      </w:r>
      <w:proofErr w:type="spellStart"/>
      <w:r w:rsidRPr="00260CB4">
        <w:rPr>
          <w:rFonts w:cstheme="minorHAnsi"/>
          <w:i/>
          <w:color w:val="000000" w:themeColor="text1"/>
        </w:rPr>
        <w:t>groupItems</w:t>
      </w:r>
      <w:proofErr w:type="spellEnd"/>
      <w:r w:rsidRPr="00260CB4">
        <w:rPr>
          <w:rFonts w:cstheme="minorHAnsi"/>
          <w:i/>
          <w:color w:val="000000" w:themeColor="text1"/>
        </w:rPr>
        <w:t xml:space="preserve"> under a heading. The </w:t>
      </w:r>
      <w:proofErr w:type="spellStart"/>
      <w:r w:rsidRPr="00260CB4">
        <w:rPr>
          <w:rFonts w:cstheme="minorHAnsi"/>
          <w:i/>
          <w:color w:val="000000" w:themeColor="text1"/>
        </w:rPr>
        <w:t>groupItem</w:t>
      </w:r>
      <w:proofErr w:type="spellEnd"/>
      <w:r w:rsidRPr="00260CB4">
        <w:rPr>
          <w:rFonts w:cstheme="minorHAnsi"/>
          <w:i/>
          <w:color w:val="000000" w:themeColor="text1"/>
        </w:rPr>
        <w:t xml:space="preserve"> may or may not refer to a specific place in the document. </w:t>
      </w:r>
      <w:proofErr w:type="spellStart"/>
      <w:r w:rsidRPr="00260CB4">
        <w:rPr>
          <w:rFonts w:cstheme="minorHAnsi"/>
          <w:i/>
          <w:color w:val="000000" w:themeColor="text1"/>
        </w:rPr>
        <w:t>groupItems</w:t>
      </w:r>
      <w:proofErr w:type="spellEnd"/>
      <w:r w:rsidRPr="00260CB4">
        <w:rPr>
          <w:rFonts w:cstheme="minorHAnsi"/>
          <w:i/>
          <w:color w:val="000000" w:themeColor="text1"/>
        </w:rPr>
        <w:t xml:space="preserve"> may also contain nested </w:t>
      </w:r>
      <w:proofErr w:type="spellStart"/>
      <w:r w:rsidRPr="00260CB4">
        <w:rPr>
          <w:rFonts w:cstheme="minorHAnsi"/>
          <w:i/>
          <w:color w:val="000000" w:themeColor="text1"/>
        </w:rPr>
        <w:t>groupItems</w:t>
      </w:r>
      <w:proofErr w:type="spellEnd"/>
      <w:r w:rsidR="00593DC9" w:rsidRPr="00260CB4">
        <w:rPr>
          <w:rFonts w:cstheme="minorHAnsi"/>
          <w:i/>
          <w:color w:val="000000" w:themeColor="text1"/>
        </w:rPr>
        <w:t>.</w:t>
      </w:r>
    </w:p>
    <w:p w14:paraId="00CF7774" w14:textId="3F4AD50A" w:rsidR="00D266F6" w:rsidRDefault="00D266F6" w:rsidP="00D266F6">
      <w:r>
        <w:t>Each item may consist of one or more of the following elements:</w:t>
      </w:r>
    </w:p>
    <w:p w14:paraId="322648FA" w14:textId="77777777" w:rsidR="00D266F6" w:rsidRPr="00DA13F9" w:rsidRDefault="00D266F6" w:rsidP="00D266F6">
      <w:pPr>
        <w:shd w:val="clear" w:color="auto" w:fill="FFFFFF"/>
        <w:autoSpaceDE w:val="0"/>
        <w:autoSpaceDN w:val="0"/>
        <w:adjustRightInd w:val="0"/>
        <w:spacing w:line="240" w:lineRule="auto"/>
        <w:ind w:left="1620" w:hanging="1620"/>
        <w:rPr>
          <w:rFonts w:cstheme="minorHAnsi"/>
          <w:color w:val="000000" w:themeColor="text1"/>
          <w:highlight w:val="white"/>
        </w:rPr>
      </w:pPr>
      <w:r w:rsidRPr="00DA13F9">
        <w:rPr>
          <w:rFonts w:cstheme="minorHAnsi"/>
          <w:b/>
          <w:color w:val="000000" w:themeColor="text1"/>
        </w:rPr>
        <w:t>&lt;</w:t>
      </w:r>
      <w:r w:rsidRPr="00010657">
        <w:rPr>
          <w:rFonts w:cstheme="minorHAnsi"/>
        </w:rPr>
        <w:t>designator</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a reference to a numbered item in a table of contents or index.</w:t>
      </w:r>
    </w:p>
    <w:p w14:paraId="01CA5C44" w14:textId="77777777" w:rsidR="00D266F6" w:rsidRPr="00DA13F9" w:rsidRDefault="00D266F6" w:rsidP="00D266F6">
      <w:pPr>
        <w:shd w:val="clear" w:color="auto" w:fill="FFFFFF"/>
        <w:autoSpaceDE w:val="0"/>
        <w:autoSpaceDN w:val="0"/>
        <w:adjustRightInd w:val="0"/>
        <w:spacing w:line="240" w:lineRule="auto"/>
        <w:ind w:left="1620" w:hanging="1620"/>
        <w:rPr>
          <w:rFonts w:cstheme="minorHAnsi"/>
          <w:color w:val="000000" w:themeColor="text1"/>
          <w:highlight w:val="white"/>
        </w:rPr>
      </w:pPr>
      <w:r w:rsidRPr="00DA13F9">
        <w:rPr>
          <w:rFonts w:cstheme="minorHAnsi"/>
          <w:b/>
          <w:color w:val="000000" w:themeColor="text1"/>
        </w:rPr>
        <w:t>&lt;</w:t>
      </w:r>
      <w:r w:rsidRPr="00010657">
        <w:rPr>
          <w:rFonts w:cstheme="minorHAnsi"/>
        </w:rPr>
        <w:t>label</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a textual reference in a table of contents or index.</w:t>
      </w:r>
    </w:p>
    <w:p w14:paraId="0E56B7B5" w14:textId="77777777" w:rsidR="00B57E2E" w:rsidRDefault="00D266F6" w:rsidP="00161B98">
      <w:r w:rsidRPr="00DA13F9">
        <w:rPr>
          <w:rFonts w:cstheme="minorHAnsi"/>
          <w:b/>
          <w:color w:val="000000" w:themeColor="text1"/>
        </w:rPr>
        <w:t>&lt;</w:t>
      </w:r>
      <w:r w:rsidRPr="00010657">
        <w:rPr>
          <w:rFonts w:cstheme="minorHAnsi"/>
        </w:rPr>
        <w:t>target</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 xml:space="preserve">a reference to the target in a table of contents. This is used to provide various items in the last column of the multiple column table of contents entry. It has the </w:t>
      </w:r>
      <w:r>
        <w:rPr>
          <w:rFonts w:cstheme="minorHAnsi"/>
          <w:i/>
          <w:color w:val="000000" w:themeColor="text1"/>
          <w:highlight w:val="white"/>
        </w:rPr>
        <w:t>same</w:t>
      </w:r>
      <w:r w:rsidRPr="00260CB4">
        <w:rPr>
          <w:rFonts w:cstheme="minorHAnsi"/>
          <w:i/>
          <w:color w:val="000000" w:themeColor="text1"/>
          <w:highlight w:val="white"/>
        </w:rPr>
        <w:t xml:space="preserve"> attributes </w:t>
      </w:r>
      <w:r>
        <w:rPr>
          <w:rFonts w:cstheme="minorHAnsi"/>
          <w:i/>
          <w:color w:val="000000" w:themeColor="text1"/>
          <w:highlight w:val="white"/>
        </w:rPr>
        <w:t xml:space="preserve">as </w:t>
      </w:r>
      <w:r w:rsidRPr="00260CB4">
        <w:rPr>
          <w:rFonts w:cstheme="minorHAnsi"/>
          <w:i/>
          <w:color w:val="000000" w:themeColor="text1"/>
          <w:highlight w:val="white"/>
        </w:rPr>
        <w:t>for references.</w:t>
      </w:r>
    </w:p>
    <w:p w14:paraId="2FD26143" w14:textId="77777777" w:rsidR="00B57E2E" w:rsidRDefault="00B57E2E" w:rsidP="00161B98"/>
    <w:p w14:paraId="34EA1E42" w14:textId="77777777" w:rsidR="00B57E2E" w:rsidRDefault="00B57E2E" w:rsidP="00161B98"/>
    <w:p w14:paraId="1497986E" w14:textId="77777777" w:rsidR="00B57E2E" w:rsidRDefault="00B57E2E" w:rsidP="00161B98"/>
    <w:p w14:paraId="16BF6E42" w14:textId="77777777" w:rsidR="00B57E2E" w:rsidRDefault="00B57E2E" w:rsidP="00161B98"/>
    <w:p w14:paraId="48F59997" w14:textId="77777777" w:rsidR="00B57E2E" w:rsidRDefault="00B57E2E" w:rsidP="00161B98"/>
    <w:p w14:paraId="111217DD" w14:textId="77777777" w:rsidR="00B57E2E" w:rsidRDefault="00B57E2E" w:rsidP="00161B98"/>
    <w:p w14:paraId="4B523CF0" w14:textId="77777777" w:rsidR="00680BA7" w:rsidRDefault="00593DC9" w:rsidP="00161B98">
      <w:r>
        <w:t>Below are two examples of this ToC model.</w:t>
      </w:r>
    </w:p>
    <w:p w14:paraId="2CF8AD5A" w14:textId="77777777" w:rsidR="00593DC9" w:rsidRDefault="00593DC9" w:rsidP="00161B98">
      <w:r>
        <w:rPr>
          <w:noProof/>
          <w:lang w:val="en-CA" w:eastAsia="en-CA"/>
        </w:rPr>
        <w:drawing>
          <wp:inline distT="0" distB="0" distL="0" distR="0" wp14:anchorId="5597D76A" wp14:editId="36237E4A">
            <wp:extent cx="5943600" cy="210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2485"/>
                    </a:xfrm>
                    <a:prstGeom prst="rect">
                      <a:avLst/>
                    </a:prstGeom>
                  </pic:spPr>
                </pic:pic>
              </a:graphicData>
            </a:graphic>
          </wp:inline>
        </w:drawing>
      </w:r>
    </w:p>
    <w:p w14:paraId="5B1F2F02" w14:textId="77777777" w:rsidR="00593DC9" w:rsidRDefault="00593DC9" w:rsidP="00161B98"/>
    <w:p w14:paraId="565B4D58" w14:textId="77777777" w:rsidR="00593DC9" w:rsidRDefault="00593DC9" w:rsidP="00161B98">
      <w:r>
        <w:rPr>
          <w:noProof/>
          <w:lang w:val="en-CA" w:eastAsia="en-CA"/>
        </w:rPr>
        <w:drawing>
          <wp:inline distT="0" distB="0" distL="0" distR="0" wp14:anchorId="243E41C0" wp14:editId="03AF5F17">
            <wp:extent cx="5677231" cy="236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135" cy="2366601"/>
                    </a:xfrm>
                    <a:prstGeom prst="rect">
                      <a:avLst/>
                    </a:prstGeom>
                  </pic:spPr>
                </pic:pic>
              </a:graphicData>
            </a:graphic>
          </wp:inline>
        </w:drawing>
      </w:r>
    </w:p>
    <w:p w14:paraId="07B31F36" w14:textId="77777777" w:rsidR="00593DC9" w:rsidRDefault="00593DC9" w:rsidP="00161B98"/>
    <w:p w14:paraId="7DC0FFDA" w14:textId="617A5B9A" w:rsidR="00593DC9" w:rsidRDefault="00593DC9" w:rsidP="00161B98">
      <w:r>
        <w:t>This same model</w:t>
      </w:r>
      <w:r w:rsidR="00260CB4">
        <w:t xml:space="preserve">, using </w:t>
      </w:r>
      <w:r>
        <w:t>items, designators, labels and targets</w:t>
      </w:r>
      <w:r w:rsidR="00260CB4">
        <w:t>,</w:t>
      </w:r>
      <w:r>
        <w:t xml:space="preserve"> is also used for indexes that are found in legislative publications, such as </w:t>
      </w:r>
      <w:r w:rsidR="00260CB4">
        <w:t>the</w:t>
      </w:r>
      <w:r>
        <w:t xml:space="preserve"> Popular Name Index. Below </w:t>
      </w:r>
      <w:r w:rsidR="005A585F">
        <w:t xml:space="preserve">is </w:t>
      </w:r>
      <w:r>
        <w:t xml:space="preserve">an illustration of </w:t>
      </w:r>
      <w:r w:rsidR="00260CB4">
        <w:t xml:space="preserve">how </w:t>
      </w:r>
      <w:r>
        <w:t xml:space="preserve">the model </w:t>
      </w:r>
      <w:r w:rsidR="00260CB4">
        <w:t xml:space="preserve">can be </w:t>
      </w:r>
      <w:r>
        <w:t>used for an index.</w:t>
      </w:r>
    </w:p>
    <w:p w14:paraId="702458F6" w14:textId="77777777" w:rsidR="00593DC9" w:rsidRDefault="00260CB4" w:rsidP="00161B98">
      <w:r>
        <w:rPr>
          <w:noProof/>
          <w:lang w:val="en-CA" w:eastAsia="en-CA"/>
        </w:rPr>
        <w:lastRenderedPageBreak/>
        <w:drawing>
          <wp:inline distT="0" distB="0" distL="0" distR="0" wp14:anchorId="11CBFB71" wp14:editId="1E10C24F">
            <wp:extent cx="5526157" cy="176352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0591" cy="1764944"/>
                    </a:xfrm>
                    <a:prstGeom prst="rect">
                      <a:avLst/>
                    </a:prstGeom>
                  </pic:spPr>
                </pic:pic>
              </a:graphicData>
            </a:graphic>
          </wp:inline>
        </w:drawing>
      </w:r>
    </w:p>
    <w:p w14:paraId="3D75BE7E" w14:textId="19501300" w:rsidR="00260CB4" w:rsidRDefault="00260CB4" w:rsidP="00161B98">
      <w:r>
        <w:t>E</w:t>
      </w:r>
      <w:r w:rsidR="007C3976">
        <w:t>lements</w:t>
      </w:r>
      <w:r>
        <w:t xml:space="preserve"> of this type are</w:t>
      </w:r>
      <w:r w:rsidR="007C3976">
        <w:t>:</w:t>
      </w:r>
    </w:p>
    <w:p w14:paraId="6919BB9E" w14:textId="77777777" w:rsidR="007C3976" w:rsidRDefault="007C3976" w:rsidP="00260CB4">
      <w:pPr>
        <w:ind w:left="720"/>
        <w:rPr>
          <w:b/>
        </w:rPr>
      </w:pPr>
      <w:r w:rsidRPr="00675B8E">
        <w:t>toc</w:t>
      </w:r>
      <w:r>
        <w:t xml:space="preserve">, </w:t>
      </w:r>
      <w:r w:rsidRPr="00260CB4">
        <w:rPr>
          <w:b/>
        </w:rPr>
        <w:t xml:space="preserve">index, </w:t>
      </w:r>
      <w:proofErr w:type="spellStart"/>
      <w:r w:rsidRPr="00260CB4">
        <w:rPr>
          <w:b/>
        </w:rPr>
        <w:t>tableOfTitlesAndChapters</w:t>
      </w:r>
      <w:proofErr w:type="spellEnd"/>
      <w:r w:rsidRPr="00260CB4">
        <w:rPr>
          <w:b/>
        </w:rPr>
        <w:t xml:space="preserve">, </w:t>
      </w:r>
      <w:proofErr w:type="spellStart"/>
      <w:r w:rsidRPr="00260CB4">
        <w:rPr>
          <w:b/>
        </w:rPr>
        <w:t>listOfAgencies</w:t>
      </w:r>
      <w:proofErr w:type="spellEnd"/>
      <w:r w:rsidRPr="00260CB4">
        <w:rPr>
          <w:b/>
        </w:rPr>
        <w:t xml:space="preserve">, </w:t>
      </w:r>
      <w:proofErr w:type="spellStart"/>
      <w:r w:rsidRPr="00260CB4">
        <w:rPr>
          <w:b/>
        </w:rPr>
        <w:t>listOfSectionsAffected</w:t>
      </w:r>
      <w:proofErr w:type="spellEnd"/>
      <w:r w:rsidR="00680BA7" w:rsidRPr="00260CB4">
        <w:rPr>
          <w:b/>
        </w:rPr>
        <w:t xml:space="preserve">, </w:t>
      </w:r>
      <w:proofErr w:type="spellStart"/>
      <w:r w:rsidR="00680BA7" w:rsidRPr="00260CB4">
        <w:rPr>
          <w:b/>
        </w:rPr>
        <w:t>listOfBillsEnacted</w:t>
      </w:r>
      <w:proofErr w:type="spellEnd"/>
      <w:r w:rsidR="00680BA7" w:rsidRPr="00260CB4">
        <w:rPr>
          <w:b/>
        </w:rPr>
        <w:t xml:space="preserve">, </w:t>
      </w:r>
      <w:proofErr w:type="spellStart"/>
      <w:r w:rsidR="00680BA7" w:rsidRPr="00260CB4">
        <w:rPr>
          <w:b/>
        </w:rPr>
        <w:t>listOfPublicLaws</w:t>
      </w:r>
      <w:proofErr w:type="spellEnd"/>
      <w:r w:rsidR="00680BA7" w:rsidRPr="00260CB4">
        <w:rPr>
          <w:b/>
        </w:rPr>
        <w:t xml:space="preserve">, </w:t>
      </w:r>
      <w:proofErr w:type="spellStart"/>
      <w:r w:rsidR="00680BA7" w:rsidRPr="00260CB4">
        <w:rPr>
          <w:b/>
        </w:rPr>
        <w:t>listOfPrivateLaws</w:t>
      </w:r>
      <w:proofErr w:type="spellEnd"/>
      <w:r w:rsidR="00680BA7" w:rsidRPr="00260CB4">
        <w:rPr>
          <w:b/>
        </w:rPr>
        <w:t xml:space="preserve">, </w:t>
      </w:r>
      <w:proofErr w:type="spellStart"/>
      <w:r w:rsidR="00680BA7" w:rsidRPr="00260CB4">
        <w:rPr>
          <w:b/>
        </w:rPr>
        <w:t>listOfConcurrentResolutions</w:t>
      </w:r>
      <w:proofErr w:type="spellEnd"/>
      <w:r w:rsidR="00680BA7" w:rsidRPr="00260CB4">
        <w:rPr>
          <w:b/>
        </w:rPr>
        <w:t xml:space="preserve">, </w:t>
      </w:r>
      <w:proofErr w:type="spellStart"/>
      <w:r w:rsidR="00680BA7" w:rsidRPr="00260CB4">
        <w:rPr>
          <w:b/>
        </w:rPr>
        <w:t>listOfProclamations</w:t>
      </w:r>
      <w:proofErr w:type="spellEnd"/>
      <w:r w:rsidR="00680BA7" w:rsidRPr="00260CB4">
        <w:rPr>
          <w:b/>
        </w:rPr>
        <w:t xml:space="preserve">, </w:t>
      </w:r>
      <w:proofErr w:type="spellStart"/>
      <w:r w:rsidR="00680BA7" w:rsidRPr="00260CB4">
        <w:rPr>
          <w:b/>
        </w:rPr>
        <w:t>popularNameIndex</w:t>
      </w:r>
      <w:proofErr w:type="spellEnd"/>
      <w:r w:rsidR="00680BA7" w:rsidRPr="00260CB4">
        <w:rPr>
          <w:b/>
        </w:rPr>
        <w:t xml:space="preserve">, </w:t>
      </w:r>
      <w:proofErr w:type="spellStart"/>
      <w:r w:rsidR="00680BA7" w:rsidRPr="00260CB4">
        <w:rPr>
          <w:b/>
        </w:rPr>
        <w:t>subjectIndex</w:t>
      </w:r>
      <w:proofErr w:type="spellEnd"/>
    </w:p>
    <w:p w14:paraId="5DAF0E77" w14:textId="77777777" w:rsidR="00B57E2E" w:rsidRPr="00161B98" w:rsidRDefault="00B57E2E" w:rsidP="00260CB4">
      <w:pPr>
        <w:ind w:left="720"/>
      </w:pPr>
    </w:p>
    <w:p w14:paraId="1B3F800E" w14:textId="77777777" w:rsidR="00BF7B46" w:rsidRDefault="00A2289A" w:rsidP="002F13E9">
      <w:pPr>
        <w:pStyle w:val="Heading3"/>
      </w:pPr>
      <w:bookmarkStart w:id="38" w:name="_Toc516835521"/>
      <w:r>
        <w:t>N</w:t>
      </w:r>
      <w:r w:rsidR="00BF7B46">
        <w:t>otes</w:t>
      </w:r>
      <w:bookmarkEnd w:id="38"/>
    </w:p>
    <w:p w14:paraId="6E2062E3" w14:textId="3726A5CE" w:rsidR="00323B8A" w:rsidRDefault="00260CB4" w:rsidP="00AF6973">
      <w:r>
        <w:t xml:space="preserve">In </w:t>
      </w:r>
      <w:r w:rsidR="00274948">
        <w:t xml:space="preserve">version </w:t>
      </w:r>
      <w:r>
        <w:t xml:space="preserve">1.0 </w:t>
      </w:r>
      <w:r w:rsidR="00274948">
        <w:t>of the schema,</w:t>
      </w:r>
      <w:r>
        <w:t xml:space="preserve"> all notes </w:t>
      </w:r>
      <w:r w:rsidR="00323B8A">
        <w:t>had</w:t>
      </w:r>
      <w:r>
        <w:t xml:space="preserve"> the same model</w:t>
      </w:r>
      <w:r w:rsidR="00323B8A">
        <w:t>, including footnotes and U.S. Code notes</w:t>
      </w:r>
      <w:r>
        <w:t xml:space="preserve">.  The </w:t>
      </w:r>
      <w:r w:rsidR="00323B8A">
        <w:t>wider variety of notes in other document types drove a new model that has two types of notes:</w:t>
      </w:r>
    </w:p>
    <w:p w14:paraId="6B7E9B71" w14:textId="77777777" w:rsidR="00323B8A" w:rsidRDefault="00323B8A" w:rsidP="00323B8A">
      <w:pPr>
        <w:pStyle w:val="Heading4"/>
      </w:pPr>
      <w:proofErr w:type="spellStart"/>
      <w:r>
        <w:t>NoteType</w:t>
      </w:r>
      <w:proofErr w:type="spellEnd"/>
      <w:r>
        <w:t xml:space="preserve"> Elements</w:t>
      </w:r>
    </w:p>
    <w:p w14:paraId="731E3D5A" w14:textId="34DBAC76" w:rsidR="00323B8A" w:rsidRPr="00323B8A" w:rsidRDefault="00FD764F" w:rsidP="00323B8A">
      <w:r>
        <w:t xml:space="preserve">A regular </w:t>
      </w:r>
      <w:proofErr w:type="spellStart"/>
      <w:r>
        <w:t>NoteType</w:t>
      </w:r>
      <w:proofErr w:type="spellEnd"/>
      <w:r>
        <w:t xml:space="preserve"> element is rendered directly in the main content flow. A U.S. Code note is an example of a </w:t>
      </w:r>
      <w:proofErr w:type="spellStart"/>
      <w:r>
        <w:t>NoteType</w:t>
      </w:r>
      <w:proofErr w:type="spellEnd"/>
      <w:r>
        <w:t xml:space="preserve"> element. Elements of this type are:</w:t>
      </w:r>
    </w:p>
    <w:p w14:paraId="6A2496E9" w14:textId="77777777" w:rsidR="00323B8A" w:rsidRPr="00FD764F" w:rsidRDefault="00FD764F" w:rsidP="00FD764F">
      <w:pPr>
        <w:ind w:left="720"/>
        <w:rPr>
          <w:b/>
        </w:rPr>
      </w:pPr>
      <w:r w:rsidRPr="00FD764F">
        <w:t xml:space="preserve">note, </w:t>
      </w:r>
      <w:proofErr w:type="spellStart"/>
      <w:r w:rsidRPr="00FD764F">
        <w:t>sourceCredit</w:t>
      </w:r>
      <w:proofErr w:type="spellEnd"/>
      <w:r w:rsidRPr="00FD764F">
        <w:t xml:space="preserve">, </w:t>
      </w:r>
      <w:proofErr w:type="spellStart"/>
      <w:r w:rsidRPr="00FD764F">
        <w:t>statutoryNote</w:t>
      </w:r>
      <w:proofErr w:type="spellEnd"/>
      <w:r w:rsidRPr="00FD764F">
        <w:t xml:space="preserve">, </w:t>
      </w:r>
      <w:proofErr w:type="spellStart"/>
      <w:r w:rsidRPr="00FD764F">
        <w:t>editorialNote</w:t>
      </w:r>
      <w:proofErr w:type="spellEnd"/>
      <w:r w:rsidRPr="00FD764F">
        <w:t xml:space="preserve">, </w:t>
      </w:r>
      <w:proofErr w:type="spellStart"/>
      <w:r w:rsidRPr="00FD764F">
        <w:t>changeNote</w:t>
      </w:r>
      <w:proofErr w:type="spellEnd"/>
      <w:r w:rsidRPr="00FD764F">
        <w:t>,</w:t>
      </w:r>
      <w:r>
        <w:rPr>
          <w:b/>
        </w:rPr>
        <w:t xml:space="preserve"> </w:t>
      </w:r>
      <w:r w:rsidR="00323B8A" w:rsidRPr="00FD764F">
        <w:rPr>
          <w:b/>
        </w:rPr>
        <w:t xml:space="preserve">authority, source, </w:t>
      </w:r>
      <w:proofErr w:type="spellStart"/>
      <w:r w:rsidR="00323B8A" w:rsidRPr="00FD764F">
        <w:rPr>
          <w:b/>
        </w:rPr>
        <w:t>effectiveDateNote</w:t>
      </w:r>
      <w:proofErr w:type="spellEnd"/>
      <w:r w:rsidR="00323B8A" w:rsidRPr="00FD764F">
        <w:rPr>
          <w:b/>
        </w:rPr>
        <w:t xml:space="preserve">, </w:t>
      </w:r>
      <w:proofErr w:type="spellStart"/>
      <w:r w:rsidR="00323B8A" w:rsidRPr="00FD764F">
        <w:rPr>
          <w:b/>
        </w:rPr>
        <w:t>frDocID</w:t>
      </w:r>
      <w:proofErr w:type="spellEnd"/>
      <w:r w:rsidR="00323B8A" w:rsidRPr="00FD764F">
        <w:rPr>
          <w:b/>
        </w:rPr>
        <w:t xml:space="preserve">, </w:t>
      </w:r>
      <w:proofErr w:type="spellStart"/>
      <w:r w:rsidR="00323B8A" w:rsidRPr="00FD764F">
        <w:rPr>
          <w:b/>
        </w:rPr>
        <w:t>billingCode</w:t>
      </w:r>
      <w:proofErr w:type="spellEnd"/>
      <w:r w:rsidR="00323B8A" w:rsidRPr="00FD764F">
        <w:rPr>
          <w:b/>
        </w:rPr>
        <w:t xml:space="preserve">, </w:t>
      </w:r>
      <w:proofErr w:type="spellStart"/>
      <w:r w:rsidR="00323B8A" w:rsidRPr="00FD764F">
        <w:rPr>
          <w:b/>
        </w:rPr>
        <w:t>editionNote</w:t>
      </w:r>
      <w:proofErr w:type="spellEnd"/>
      <w:r w:rsidR="00323B8A" w:rsidRPr="00FD764F">
        <w:rPr>
          <w:b/>
        </w:rPr>
        <w:t xml:space="preserve">, </w:t>
      </w:r>
      <w:proofErr w:type="spellStart"/>
      <w:r w:rsidR="00323B8A" w:rsidRPr="00FD764F">
        <w:rPr>
          <w:b/>
        </w:rPr>
        <w:t>organizationNote</w:t>
      </w:r>
      <w:proofErr w:type="spellEnd"/>
      <w:r w:rsidR="00323B8A" w:rsidRPr="00FD764F">
        <w:rPr>
          <w:b/>
        </w:rPr>
        <w:t xml:space="preserve">, </w:t>
      </w:r>
      <w:proofErr w:type="spellStart"/>
      <w:r w:rsidR="00323B8A" w:rsidRPr="00FD764F">
        <w:rPr>
          <w:b/>
        </w:rPr>
        <w:t>citationNote</w:t>
      </w:r>
      <w:proofErr w:type="spellEnd"/>
      <w:r w:rsidR="00323B8A" w:rsidRPr="00FD764F">
        <w:rPr>
          <w:b/>
        </w:rPr>
        <w:t xml:space="preserve">, </w:t>
      </w:r>
      <w:proofErr w:type="spellStart"/>
      <w:r w:rsidR="00323B8A" w:rsidRPr="00FD764F">
        <w:rPr>
          <w:b/>
        </w:rPr>
        <w:t>explanationNote</w:t>
      </w:r>
      <w:proofErr w:type="spellEnd"/>
      <w:r w:rsidR="00323B8A" w:rsidRPr="00FD764F">
        <w:rPr>
          <w:b/>
        </w:rPr>
        <w:t xml:space="preserve">, </w:t>
      </w:r>
      <w:proofErr w:type="spellStart"/>
      <w:r w:rsidR="00323B8A" w:rsidRPr="00FD764F">
        <w:rPr>
          <w:b/>
        </w:rPr>
        <w:t>findingAidsNote</w:t>
      </w:r>
      <w:proofErr w:type="spellEnd"/>
    </w:p>
    <w:p w14:paraId="18BE542B" w14:textId="77777777" w:rsidR="00323B8A" w:rsidRDefault="00323B8A" w:rsidP="00323B8A">
      <w:pPr>
        <w:pStyle w:val="Heading4"/>
      </w:pPr>
      <w:proofErr w:type="spellStart"/>
      <w:r>
        <w:t>PositionNotetype</w:t>
      </w:r>
      <w:proofErr w:type="spellEnd"/>
      <w:r>
        <w:t xml:space="preserve"> elements</w:t>
      </w:r>
    </w:p>
    <w:p w14:paraId="58AFC232" w14:textId="0C306F4B" w:rsidR="00FD764F" w:rsidRDefault="00FD764F" w:rsidP="00323B8A">
      <w:r>
        <w:t xml:space="preserve">The content of a </w:t>
      </w:r>
      <w:proofErr w:type="spellStart"/>
      <w:r>
        <w:t>PositionedNoteType</w:t>
      </w:r>
      <w:proofErr w:type="spellEnd"/>
      <w:r>
        <w:t xml:space="preserve"> element is rendered at a different position from where it logically refers.  A footnote is an example of a positioned note. The positioned note has attributes for where it should be rendered. Elements of this type are:</w:t>
      </w:r>
    </w:p>
    <w:p w14:paraId="69B9EA6D" w14:textId="6BAD92DF" w:rsidR="00323B8A" w:rsidRPr="00AF6973" w:rsidRDefault="00323B8A" w:rsidP="00FD764F">
      <w:pPr>
        <w:ind w:left="720"/>
      </w:pPr>
      <w:r>
        <w:t xml:space="preserve">footnote, </w:t>
      </w:r>
      <w:proofErr w:type="spellStart"/>
      <w:r w:rsidRPr="00FD764F">
        <w:rPr>
          <w:b/>
        </w:rPr>
        <w:t>sidenote</w:t>
      </w:r>
      <w:proofErr w:type="spellEnd"/>
      <w:r w:rsidRPr="00FD764F">
        <w:rPr>
          <w:b/>
        </w:rPr>
        <w:t xml:space="preserve">, </w:t>
      </w:r>
      <w:proofErr w:type="spellStart"/>
      <w:r w:rsidRPr="00FD764F">
        <w:rPr>
          <w:b/>
        </w:rPr>
        <w:t>leftRunningHead</w:t>
      </w:r>
      <w:proofErr w:type="spellEnd"/>
      <w:r w:rsidRPr="00FD764F">
        <w:rPr>
          <w:b/>
        </w:rPr>
        <w:t xml:space="preserve">, </w:t>
      </w:r>
      <w:proofErr w:type="spellStart"/>
      <w:r w:rsidRPr="00FD764F">
        <w:rPr>
          <w:b/>
        </w:rPr>
        <w:t>rightRunningHead</w:t>
      </w:r>
      <w:proofErr w:type="spellEnd"/>
      <w:r w:rsidRPr="00FD764F">
        <w:rPr>
          <w:b/>
        </w:rPr>
        <w:t>, ear</w:t>
      </w:r>
      <w:r w:rsidR="00D44B6D">
        <w:rPr>
          <w:rStyle w:val="FootnoteReference"/>
          <w:b/>
        </w:rPr>
        <w:footnoteReference w:id="3"/>
      </w:r>
      <w:r w:rsidRPr="00FD764F">
        <w:rPr>
          <w:b/>
        </w:rPr>
        <w:t xml:space="preserve">, </w:t>
      </w:r>
      <w:proofErr w:type="spellStart"/>
      <w:r w:rsidRPr="00FD764F">
        <w:rPr>
          <w:b/>
        </w:rPr>
        <w:t>endMarker</w:t>
      </w:r>
      <w:proofErr w:type="spellEnd"/>
      <w:r w:rsidRPr="00FD764F">
        <w:rPr>
          <w:b/>
        </w:rPr>
        <w:t>, page, line</w:t>
      </w:r>
    </w:p>
    <w:p w14:paraId="1C6357E1" w14:textId="77777777" w:rsidR="003F433D" w:rsidRDefault="003F433D" w:rsidP="00843B75">
      <w:pPr>
        <w:pStyle w:val="Heading2"/>
        <w:ind w:left="540" w:hanging="540"/>
      </w:pPr>
      <w:bookmarkStart w:id="39" w:name="_Toc516835522"/>
      <w:r>
        <w:t>New Models</w:t>
      </w:r>
      <w:bookmarkEnd w:id="39"/>
    </w:p>
    <w:p w14:paraId="2A2F0504" w14:textId="77777777" w:rsidR="003F433D" w:rsidRDefault="003F433D" w:rsidP="002F13E9">
      <w:pPr>
        <w:pStyle w:val="Heading3"/>
      </w:pPr>
      <w:bookmarkStart w:id="40" w:name="_Toc516835523"/>
      <w:r>
        <w:t>Collections</w:t>
      </w:r>
      <w:bookmarkEnd w:id="40"/>
    </w:p>
    <w:p w14:paraId="68E03FB8" w14:textId="6A73FDCF" w:rsidR="0089534D" w:rsidRDefault="009052A6" w:rsidP="00850F30">
      <w:pPr>
        <w:shd w:val="clear" w:color="auto" w:fill="FFFFFF"/>
        <w:autoSpaceDE w:val="0"/>
        <w:autoSpaceDN w:val="0"/>
        <w:adjustRightInd w:val="0"/>
        <w:spacing w:line="240" w:lineRule="auto"/>
      </w:pPr>
      <w:r>
        <w:t xml:space="preserve">Some documents such as the Federal Register are </w:t>
      </w:r>
      <w:r w:rsidR="00274948">
        <w:t xml:space="preserve">a </w:t>
      </w:r>
      <w:r>
        <w:t>collection of other sub-documents.  In fact, a daily issue of the Federal Register is a collection of collections. In order to support this type of document, USLM 2.0 introduces a new “</w:t>
      </w:r>
      <w:proofErr w:type="spellStart"/>
      <w:r w:rsidR="003F433D">
        <w:t>CollectionType</w:t>
      </w:r>
      <w:proofErr w:type="spellEnd"/>
      <w:r>
        <w:t>”</w:t>
      </w:r>
      <w:r w:rsidR="0089534D">
        <w:t xml:space="preserve"> which is</w:t>
      </w:r>
      <w:r>
        <w:t xml:space="preserve"> described as:</w:t>
      </w:r>
    </w:p>
    <w:p w14:paraId="7DF96ACE" w14:textId="77777777" w:rsidR="009052A6" w:rsidRDefault="009052A6" w:rsidP="00850F30">
      <w:pPr>
        <w:shd w:val="clear" w:color="auto" w:fill="FFFFFF"/>
        <w:autoSpaceDE w:val="0"/>
        <w:autoSpaceDN w:val="0"/>
        <w:adjustRightInd w:val="0"/>
        <w:spacing w:line="240" w:lineRule="auto"/>
        <w:ind w:left="720"/>
        <w:rPr>
          <w:rFonts w:ascii="Times New Roman" w:hAnsi="Times New Roman" w:cs="Times New Roman"/>
          <w:sz w:val="24"/>
          <w:szCs w:val="24"/>
          <w:highlight w:val="white"/>
        </w:rPr>
      </w:pPr>
      <w:r w:rsidRPr="0089534D">
        <w:rPr>
          <w:rFonts w:asciiTheme="majorHAnsi" w:eastAsiaTheme="majorEastAsia" w:hAnsiTheme="majorHAnsi" w:cstheme="majorBidi"/>
          <w:b/>
          <w:bCs/>
          <w:i/>
          <w:iCs/>
          <w:color w:val="000000" w:themeColor="text1"/>
        </w:rPr>
        <w:lastRenderedPageBreak/>
        <w:t>The collection core type is the basic element in a document that is a collection of items, potentially from external sources. Collections may contain individual items and/or other collections.</w:t>
      </w:r>
    </w:p>
    <w:p w14:paraId="64834F6E" w14:textId="3472207B" w:rsidR="003F433D" w:rsidRDefault="0089534D" w:rsidP="003F433D">
      <w:r>
        <w:t>A &lt;collection&gt; will contain a set of &lt;component&gt; elements. The &lt;component&gt; element acts as a wrapper for the individual document or fragment of the collection. The &lt;component&gt; may directly contain the content of the component, or it may point to the content by its @origin attribute.</w:t>
      </w:r>
    </w:p>
    <w:p w14:paraId="1C8B0CB3" w14:textId="1954EE12" w:rsidR="0089534D" w:rsidRDefault="0089534D" w:rsidP="003F433D">
      <w:r>
        <w:t xml:space="preserve">The following elements are instances of </w:t>
      </w:r>
      <w:proofErr w:type="spellStart"/>
      <w:r>
        <w:t>CollectionType</w:t>
      </w:r>
      <w:proofErr w:type="spellEnd"/>
      <w:r w:rsidR="00274948">
        <w:t>:</w:t>
      </w:r>
    </w:p>
    <w:p w14:paraId="1D72EB6C" w14:textId="0DBE884C" w:rsidR="00B57E2E" w:rsidRDefault="003F433D" w:rsidP="0089534D">
      <w:pPr>
        <w:ind w:left="720"/>
        <w:rPr>
          <w:b/>
        </w:rPr>
      </w:pPr>
      <w:r w:rsidRPr="0089534D">
        <w:rPr>
          <w:b/>
        </w:rPr>
        <w:t xml:space="preserve">notices, rules, </w:t>
      </w:r>
      <w:proofErr w:type="spellStart"/>
      <w:r w:rsidRPr="0089534D">
        <w:rPr>
          <w:b/>
        </w:rPr>
        <w:t>proposedRules</w:t>
      </w:r>
      <w:proofErr w:type="spellEnd"/>
      <w:r w:rsidRPr="0089534D">
        <w:rPr>
          <w:b/>
        </w:rPr>
        <w:t xml:space="preserve">, </w:t>
      </w:r>
      <w:proofErr w:type="spellStart"/>
      <w:r w:rsidRPr="0089534D">
        <w:rPr>
          <w:b/>
        </w:rPr>
        <w:t>presidentialDocs</w:t>
      </w:r>
      <w:proofErr w:type="spellEnd"/>
      <w:r w:rsidRPr="0089534D">
        <w:rPr>
          <w:b/>
        </w:rPr>
        <w:t xml:space="preserve">, </w:t>
      </w:r>
      <w:proofErr w:type="spellStart"/>
      <w:r w:rsidRPr="0089534D">
        <w:rPr>
          <w:b/>
        </w:rPr>
        <w:t>agencyGroup</w:t>
      </w:r>
      <w:proofErr w:type="spellEnd"/>
      <w:r w:rsidRPr="0089534D">
        <w:rPr>
          <w:b/>
        </w:rPr>
        <w:t xml:space="preserve">, </w:t>
      </w:r>
      <w:proofErr w:type="spellStart"/>
      <w:r w:rsidRPr="0089534D">
        <w:rPr>
          <w:b/>
        </w:rPr>
        <w:t>publicLaws</w:t>
      </w:r>
      <w:proofErr w:type="spellEnd"/>
      <w:r w:rsidRPr="0089534D">
        <w:rPr>
          <w:b/>
        </w:rPr>
        <w:t xml:space="preserve">, </w:t>
      </w:r>
      <w:proofErr w:type="spellStart"/>
      <w:r w:rsidRPr="0089534D">
        <w:rPr>
          <w:b/>
        </w:rPr>
        <w:t>privateLaws</w:t>
      </w:r>
      <w:proofErr w:type="spellEnd"/>
      <w:r w:rsidRPr="0089534D">
        <w:rPr>
          <w:b/>
        </w:rPr>
        <w:t xml:space="preserve">, </w:t>
      </w:r>
      <w:proofErr w:type="spellStart"/>
      <w:r w:rsidRPr="0089534D">
        <w:rPr>
          <w:b/>
        </w:rPr>
        <w:t>concurrentResolutions</w:t>
      </w:r>
      <w:proofErr w:type="spellEnd"/>
    </w:p>
    <w:p w14:paraId="30B33D74" w14:textId="3921445C" w:rsidR="004D1037" w:rsidRDefault="004D1037">
      <w:r w:rsidRPr="002C4155">
        <w:t xml:space="preserve">Below is an example of </w:t>
      </w:r>
      <w:r>
        <w:t xml:space="preserve">a collection used to group multiple </w:t>
      </w:r>
      <w:r w:rsidR="00F417D7">
        <w:t xml:space="preserve">document-specific units </w:t>
      </w:r>
      <w:r>
        <w:t>in an issue of the Federal Register:</w:t>
      </w:r>
    </w:p>
    <w:p w14:paraId="05FB9FA0" w14:textId="67CB75EB" w:rsidR="004D1037" w:rsidRDefault="004D1037">
      <w:r>
        <w:rPr>
          <w:noProof/>
          <w:lang w:val="en-CA" w:eastAsia="en-CA"/>
        </w:rPr>
        <w:drawing>
          <wp:inline distT="0" distB="0" distL="0" distR="0" wp14:anchorId="0377AE89" wp14:editId="4C046844">
            <wp:extent cx="5943600" cy="3789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9680"/>
                    </a:xfrm>
                    <a:prstGeom prst="rect">
                      <a:avLst/>
                    </a:prstGeom>
                  </pic:spPr>
                </pic:pic>
              </a:graphicData>
            </a:graphic>
          </wp:inline>
        </w:drawing>
      </w:r>
    </w:p>
    <w:p w14:paraId="617F915E" w14:textId="674966DA" w:rsidR="00B57E2E" w:rsidRPr="00F417D7" w:rsidRDefault="00B57E2E">
      <w:pPr>
        <w:rPr>
          <w:b/>
        </w:rPr>
      </w:pPr>
      <w:r w:rsidRPr="00F417D7">
        <w:rPr>
          <w:b/>
        </w:rPr>
        <w:br w:type="page"/>
      </w:r>
    </w:p>
    <w:p w14:paraId="5CBE5125" w14:textId="78A369D5" w:rsidR="003F433D" w:rsidRDefault="007E66E3" w:rsidP="002F13E9">
      <w:pPr>
        <w:pStyle w:val="Heading3"/>
      </w:pPr>
      <w:bookmarkStart w:id="41" w:name="_Toc516835524"/>
      <w:r>
        <w:lastRenderedPageBreak/>
        <w:t>Lists</w:t>
      </w:r>
      <w:bookmarkEnd w:id="41"/>
    </w:p>
    <w:p w14:paraId="0C3BDA27" w14:textId="535E384A" w:rsidR="007A5A61" w:rsidRDefault="007A5A61" w:rsidP="007E66E3">
      <w:r>
        <w:t xml:space="preserve">USLM 1.0 </w:t>
      </w:r>
      <w:r w:rsidR="003C3DD2">
        <w:t>does</w:t>
      </w:r>
      <w:r>
        <w:t xml:space="preserve"> not have </w:t>
      </w:r>
      <w:r w:rsidR="00A61826">
        <w:t xml:space="preserve">a </w:t>
      </w:r>
      <w:r>
        <w:t>model for lists. It depend</w:t>
      </w:r>
      <w:r w:rsidR="00840635">
        <w:t>s</w:t>
      </w:r>
      <w:r>
        <w:t xml:space="preserve"> </w:t>
      </w:r>
      <w:r w:rsidR="00274948">
        <w:t>on</w:t>
      </w:r>
      <w:r>
        <w:t xml:space="preserve"> an external namespace</w:t>
      </w:r>
      <w:r w:rsidR="00840635">
        <w:t xml:space="preserve"> (</w:t>
      </w:r>
      <w:r>
        <w:t>XHTML</w:t>
      </w:r>
      <w:r w:rsidR="00840635">
        <w:t>)</w:t>
      </w:r>
      <w:r>
        <w:t xml:space="preserve"> for them. Lists are common</w:t>
      </w:r>
      <w:r w:rsidR="00010657">
        <w:t>, and the requirements</w:t>
      </w:r>
      <w:r w:rsidR="00A61826">
        <w:t xml:space="preserve"> </w:t>
      </w:r>
      <w:r w:rsidR="00010657">
        <w:t xml:space="preserve">are subtly different from XHTML. </w:t>
      </w:r>
      <w:del w:id="42" w:author="Author">
        <w:r w:rsidR="00010657" w:rsidDel="00AD388B">
          <w:delText>Thus</w:delText>
        </w:r>
      </w:del>
      <w:ins w:id="43" w:author="Author">
        <w:r w:rsidR="00AD388B">
          <w:t>Thus,</w:t>
        </w:r>
      </w:ins>
      <w:r w:rsidR="00010657">
        <w:t xml:space="preserve"> </w:t>
      </w:r>
      <w:r w:rsidR="00274948">
        <w:t>it was determined that USLM 2.0 needs to have a simple model</w:t>
      </w:r>
      <w:r w:rsidR="00010657">
        <w:t xml:space="preserve"> for them</w:t>
      </w:r>
      <w:r>
        <w:t>. The relevant elements are:</w:t>
      </w:r>
    </w:p>
    <w:p w14:paraId="6F2CB83F" w14:textId="61CDFD02" w:rsidR="007E66E3" w:rsidRPr="007A5A61" w:rsidRDefault="007E66E3" w:rsidP="007A5A61">
      <w:pPr>
        <w:ind w:left="720"/>
        <w:rPr>
          <w:b/>
          <w:color w:val="000000" w:themeColor="text1"/>
        </w:rPr>
      </w:pPr>
      <w:r w:rsidRPr="007A5A61">
        <w:rPr>
          <w:b/>
          <w:color w:val="000000" w:themeColor="text1"/>
        </w:rPr>
        <w:t xml:space="preserve">list, </w:t>
      </w:r>
      <w:proofErr w:type="spellStart"/>
      <w:r w:rsidR="00A0339E">
        <w:rPr>
          <w:b/>
          <w:color w:val="000000" w:themeColor="text1"/>
        </w:rPr>
        <w:t>listHeading</w:t>
      </w:r>
      <w:proofErr w:type="spellEnd"/>
      <w:r w:rsidR="00A0339E">
        <w:rPr>
          <w:b/>
          <w:color w:val="000000" w:themeColor="text1"/>
        </w:rPr>
        <w:t xml:space="preserve">, </w:t>
      </w:r>
      <w:proofErr w:type="spellStart"/>
      <w:r w:rsidRPr="007A5A61">
        <w:rPr>
          <w:b/>
          <w:color w:val="000000" w:themeColor="text1"/>
        </w:rPr>
        <w:t>listItem</w:t>
      </w:r>
      <w:proofErr w:type="spellEnd"/>
      <w:r w:rsidRPr="007A5A61">
        <w:rPr>
          <w:b/>
          <w:color w:val="000000" w:themeColor="text1"/>
        </w:rPr>
        <w:t xml:space="preserve">, </w:t>
      </w:r>
      <w:proofErr w:type="spellStart"/>
      <w:r w:rsidRPr="007A5A61">
        <w:rPr>
          <w:b/>
          <w:color w:val="000000" w:themeColor="text1"/>
        </w:rPr>
        <w:t>listContent</w:t>
      </w:r>
      <w:proofErr w:type="spellEnd"/>
    </w:p>
    <w:p w14:paraId="21A53DED" w14:textId="77777777" w:rsidR="007A5A61" w:rsidRDefault="007A5A61" w:rsidP="002F13E9">
      <w:pPr>
        <w:pStyle w:val="Heading3"/>
      </w:pPr>
      <w:bookmarkStart w:id="44" w:name="_Toc516835525"/>
      <w:r>
        <w:t>Preface</w:t>
      </w:r>
      <w:bookmarkEnd w:id="44"/>
    </w:p>
    <w:p w14:paraId="5B457C72" w14:textId="248AB06D" w:rsidR="005F053E" w:rsidRDefault="00A91FFD" w:rsidP="00A91FFD">
      <w:r>
        <w:t xml:space="preserve">The &lt;preface&gt; element is a container for rendered material that precedes the main body of the document.  </w:t>
      </w:r>
    </w:p>
    <w:p w14:paraId="13C408F8" w14:textId="779F0BE1" w:rsidR="002E1784" w:rsidRDefault="002E1784" w:rsidP="002E1784">
      <w:pPr>
        <w:shd w:val="clear" w:color="auto" w:fill="FFFFFF"/>
        <w:autoSpaceDE w:val="0"/>
        <w:autoSpaceDN w:val="0"/>
        <w:adjustRightInd w:val="0"/>
        <w:spacing w:after="0" w:line="240" w:lineRule="auto"/>
        <w:ind w:left="720"/>
      </w:pPr>
      <w:r w:rsidRPr="002E1784">
        <w:rPr>
          <w:rFonts w:asciiTheme="majorHAnsi" w:eastAsiaTheme="majorEastAsia" w:hAnsiTheme="majorHAnsi" w:cstheme="majorBidi"/>
          <w:b/>
          <w:bCs/>
          <w:i/>
          <w:iCs/>
          <w:color w:val="000000" w:themeColor="text1"/>
        </w:rPr>
        <w:t>Documents may optionally have a preface before the main body of the document. Some information in the preface may be duplicated in the meta section. The content in the meta section would be normalized, whereas the content in the preface would contain the text as it is rendered for the user.</w:t>
      </w:r>
    </w:p>
    <w:p w14:paraId="6298C69E" w14:textId="77777777" w:rsidR="002E1784" w:rsidRPr="002E1784" w:rsidRDefault="002E1784" w:rsidP="002E1784">
      <w:pPr>
        <w:shd w:val="clear" w:color="auto" w:fill="FFFFFF"/>
        <w:autoSpaceDE w:val="0"/>
        <w:autoSpaceDN w:val="0"/>
        <w:adjustRightInd w:val="0"/>
        <w:spacing w:after="0" w:line="240" w:lineRule="auto"/>
      </w:pPr>
    </w:p>
    <w:p w14:paraId="1A0881E7" w14:textId="77777777" w:rsidR="002E1784" w:rsidRPr="002E1784" w:rsidRDefault="002E1784" w:rsidP="002E1784">
      <w:pPr>
        <w:shd w:val="clear" w:color="auto" w:fill="FFFFFF"/>
        <w:autoSpaceDE w:val="0"/>
        <w:autoSpaceDN w:val="0"/>
        <w:adjustRightInd w:val="0"/>
        <w:spacing w:after="0" w:line="240" w:lineRule="auto"/>
      </w:pPr>
      <w:r w:rsidRPr="002E1784">
        <w:t>For instance:</w:t>
      </w:r>
    </w:p>
    <w:p w14:paraId="536C40FA" w14:textId="77777777" w:rsidR="002E1784" w:rsidRDefault="002E1784" w:rsidP="002E1784">
      <w:pPr>
        <w:shd w:val="clear" w:color="auto" w:fill="FFFFFF"/>
        <w:autoSpaceDE w:val="0"/>
        <w:autoSpaceDN w:val="0"/>
        <w:adjustRightInd w:val="0"/>
        <w:spacing w:after="0" w:line="240" w:lineRule="auto"/>
        <w:ind w:firstLine="360"/>
      </w:pPr>
      <w:r>
        <w:t>&lt;meta&gt;&lt;congress&gt;115&lt;/congress&gt;&lt;/meta&gt;</w:t>
      </w:r>
    </w:p>
    <w:p w14:paraId="7B058A4A" w14:textId="77777777" w:rsidR="002E1784" w:rsidRDefault="002E1784" w:rsidP="002E1784">
      <w:pPr>
        <w:shd w:val="clear" w:color="auto" w:fill="FFFFFF"/>
        <w:autoSpaceDE w:val="0"/>
        <w:autoSpaceDN w:val="0"/>
        <w:adjustRightInd w:val="0"/>
        <w:spacing w:after="0" w:line="240" w:lineRule="auto"/>
        <w:ind w:firstLine="360"/>
      </w:pPr>
      <w:r>
        <w:t>&lt;preface&gt;&lt;congress&gt;One Hundred Fifteenth Congress of the United States&lt;/congress&gt;&lt;/preface&gt;</w:t>
      </w:r>
    </w:p>
    <w:p w14:paraId="1E972010" w14:textId="77777777" w:rsidR="002E1784" w:rsidRDefault="002E1784" w:rsidP="002E1784">
      <w:pPr>
        <w:shd w:val="clear" w:color="auto" w:fill="FFFFFF"/>
        <w:autoSpaceDE w:val="0"/>
        <w:autoSpaceDN w:val="0"/>
        <w:adjustRightInd w:val="0"/>
        <w:spacing w:after="0" w:line="240" w:lineRule="auto"/>
      </w:pPr>
    </w:p>
    <w:p w14:paraId="26B5BDF0" w14:textId="7A6D6F9D" w:rsidR="00A91FFD" w:rsidRDefault="00A91FFD" w:rsidP="00A91FFD">
      <w:r>
        <w:t xml:space="preserve">The size and content of a preface can vary widely. For </w:t>
      </w:r>
      <w:r w:rsidR="00274948">
        <w:t>enrolled</w:t>
      </w:r>
      <w:r>
        <w:t xml:space="preserve"> bills, the preface includes the Bill ID, the congress and session, and the enrolled dateline. The preface for a </w:t>
      </w:r>
      <w:r w:rsidR="006725F1">
        <w:t xml:space="preserve">volume of a </w:t>
      </w:r>
      <w:r>
        <w:t xml:space="preserve">CFR </w:t>
      </w:r>
      <w:r w:rsidR="006725F1">
        <w:t>title</w:t>
      </w:r>
      <w:r>
        <w:t xml:space="preserve"> includes </w:t>
      </w:r>
      <w:r w:rsidR="006725F1">
        <w:t>a</w:t>
      </w:r>
      <w:r>
        <w:t xml:space="preserve"> cover</w:t>
      </w:r>
      <w:r w:rsidR="002E1784">
        <w:t xml:space="preserve"> </w:t>
      </w:r>
      <w:r>
        <w:t>page</w:t>
      </w:r>
      <w:r w:rsidR="006725F1">
        <w:t xml:space="preserve"> with numerous items, several notes and notices, a Table of Contents, publisher information, etc. </w:t>
      </w:r>
      <w:r w:rsidR="008266EF">
        <w:t xml:space="preserve">See the illustration below. </w:t>
      </w:r>
      <w:r w:rsidR="006725F1">
        <w:t xml:space="preserve">The content model for &lt;preface&gt; allows the same </w:t>
      </w:r>
      <w:proofErr w:type="spellStart"/>
      <w:r w:rsidR="006725F1">
        <w:t>PropertyType</w:t>
      </w:r>
      <w:proofErr w:type="spellEnd"/>
      <w:r w:rsidR="006725F1">
        <w:t xml:space="preserve"> elements as the &lt;meta&gt; section, a table of contents, notes</w:t>
      </w:r>
      <w:r w:rsidR="002B0E70">
        <w:t>,</w:t>
      </w:r>
      <w:r w:rsidR="006725F1">
        <w:t xml:space="preserve"> and other general content.</w:t>
      </w:r>
      <w:r w:rsidR="00927F3B">
        <w:t xml:space="preserve"> Examples of these preface elements are in the </w:t>
      </w:r>
      <w:r w:rsidR="00927F3B">
        <w:fldChar w:fldCharType="begin"/>
      </w:r>
      <w:r w:rsidR="00927F3B">
        <w:instrText xml:space="preserve"> REF _Ref516750087 \h </w:instrText>
      </w:r>
      <w:r w:rsidR="00927F3B">
        <w:fldChar w:fldCharType="separate"/>
      </w:r>
      <w:r w:rsidR="006B19F1">
        <w:t>Appendix</w:t>
      </w:r>
      <w:r w:rsidR="00927F3B">
        <w:fldChar w:fldCharType="end"/>
      </w:r>
      <w:r w:rsidR="00927F3B">
        <w:t xml:space="preserve">. </w:t>
      </w:r>
    </w:p>
    <w:p w14:paraId="0CF5169F" w14:textId="798FC37E" w:rsidR="006725F1" w:rsidRDefault="007A5A61" w:rsidP="002F13E9">
      <w:pPr>
        <w:pStyle w:val="Heading3"/>
      </w:pPr>
      <w:bookmarkStart w:id="45" w:name="_Toc516835526"/>
      <w:r>
        <w:t>Back</w:t>
      </w:r>
      <w:r w:rsidR="006725F1">
        <w:t xml:space="preserve"> </w:t>
      </w:r>
      <w:r>
        <w:t>Matter</w:t>
      </w:r>
      <w:bookmarkEnd w:id="45"/>
    </w:p>
    <w:p w14:paraId="317182FE" w14:textId="0F39F899" w:rsidR="006725F1" w:rsidRDefault="006725F1" w:rsidP="006725F1">
      <w:r>
        <w:t>Back</w:t>
      </w:r>
      <w:r w:rsidR="00384B40">
        <w:t xml:space="preserve"> </w:t>
      </w:r>
      <w:r>
        <w:t>matter include</w:t>
      </w:r>
      <w:r w:rsidR="008266EF">
        <w:t>s</w:t>
      </w:r>
      <w:r>
        <w:t xml:space="preserve"> indexes, glossaries, lists and other general matter that may follow the end of the main body of the document. Back</w:t>
      </w:r>
      <w:r w:rsidR="00384B40">
        <w:t xml:space="preserve"> </w:t>
      </w:r>
      <w:r>
        <w:t>matter does not include appendix material.</w:t>
      </w:r>
      <w:r w:rsidR="00477EB9">
        <w:t xml:space="preserve"> </w:t>
      </w:r>
      <w:r w:rsidR="00E36F70">
        <w:t>T</w:t>
      </w:r>
      <w:r w:rsidR="00477EB9">
        <w:t>he back</w:t>
      </w:r>
      <w:r w:rsidR="00384B40">
        <w:t xml:space="preserve"> </w:t>
      </w:r>
      <w:r w:rsidR="00477EB9">
        <w:t>matter of a volume of a CFR title</w:t>
      </w:r>
      <w:r w:rsidR="008266EF">
        <w:t xml:space="preserve"> may be dozens of pages long and </w:t>
      </w:r>
      <w:r w:rsidR="00477EB9">
        <w:t>include</w:t>
      </w:r>
      <w:r w:rsidR="002B0E70">
        <w:t xml:space="preserve"> the following</w:t>
      </w:r>
      <w:r w:rsidR="00477EB9">
        <w:t>: A note on finding aids, Table of CFR Title and Chapters, List of Agencies, List of sections affected, and an end marker.</w:t>
      </w:r>
    </w:p>
    <w:p w14:paraId="6ABB0AB6" w14:textId="77777777" w:rsidR="007A5A61" w:rsidRDefault="007A5A61" w:rsidP="002F13E9">
      <w:pPr>
        <w:pStyle w:val="Heading3"/>
      </w:pPr>
      <w:bookmarkStart w:id="46" w:name="_Toc516835527"/>
      <w:r w:rsidRPr="002F13E9">
        <w:t>Rule Preamble</w:t>
      </w:r>
      <w:bookmarkEnd w:id="46"/>
    </w:p>
    <w:p w14:paraId="2496CA0D" w14:textId="3BE0E88E" w:rsidR="00E36F70" w:rsidRPr="00E36F70" w:rsidRDefault="00E36F70" w:rsidP="00E36F70">
      <w:r>
        <w:t>In the Federal Register</w:t>
      </w:r>
      <w:r w:rsidR="002B0E70">
        <w:t>,</w:t>
      </w:r>
      <w:r>
        <w:t xml:space="preserve"> each rule has </w:t>
      </w:r>
      <w:r w:rsidR="002B0E70">
        <w:t xml:space="preserve">a </w:t>
      </w:r>
      <w:r>
        <w:t>rule preamble that usually follows a regular pattern, typically ending with “words of issuance”</w:t>
      </w:r>
      <w:r w:rsidR="00675B8E">
        <w:t>.</w:t>
      </w:r>
    </w:p>
    <w:p w14:paraId="47D217B5" w14:textId="77777777" w:rsidR="007A5A61" w:rsidRDefault="007A5A61" w:rsidP="0065678F">
      <w:pPr>
        <w:pStyle w:val="Heading3"/>
      </w:pPr>
      <w:bookmarkStart w:id="47" w:name="_Toc516835528"/>
      <w:r>
        <w:t>Appropriations</w:t>
      </w:r>
      <w:bookmarkEnd w:id="47"/>
    </w:p>
    <w:p w14:paraId="61E4636D" w14:textId="6DBBE988" w:rsidR="00E36F70" w:rsidRDefault="00CD6E99" w:rsidP="00E36F70">
      <w:r>
        <w:t>A</w:t>
      </w:r>
      <w:r w:rsidR="00055CCC">
        <w:t>ppropriation bills have unique constructs</w:t>
      </w:r>
      <w:r>
        <w:t xml:space="preserve"> when compared to other legislative proposals</w:t>
      </w:r>
      <w:r w:rsidR="00055CCC">
        <w:t xml:space="preserve">. USLM 2.0 adds elements and attributes to capture the structure and data behind an appropriation </w:t>
      </w:r>
      <w:r>
        <w:t>account in an appropriation act</w:t>
      </w:r>
      <w:r w:rsidR="00055CCC">
        <w:t>.</w:t>
      </w:r>
    </w:p>
    <w:p w14:paraId="11C7434A" w14:textId="02B3B40F" w:rsidR="00055CCC" w:rsidRPr="00055CCC" w:rsidRDefault="00055CCC" w:rsidP="00413F52">
      <w:pPr>
        <w:shd w:val="clear" w:color="auto" w:fill="FFFFFF"/>
        <w:autoSpaceDE w:val="0"/>
        <w:autoSpaceDN w:val="0"/>
        <w:adjustRightInd w:val="0"/>
        <w:spacing w:line="240" w:lineRule="auto"/>
        <w:ind w:left="720"/>
        <w:rPr>
          <w:rFonts w:asciiTheme="majorHAnsi" w:eastAsiaTheme="majorEastAsia" w:hAnsiTheme="majorHAnsi" w:cstheme="majorBidi"/>
          <w:b/>
          <w:bCs/>
          <w:i/>
          <w:iCs/>
          <w:color w:val="000000" w:themeColor="text1"/>
        </w:rPr>
      </w:pPr>
      <w:r w:rsidRPr="00055CCC">
        <w:rPr>
          <w:rFonts w:asciiTheme="majorHAnsi" w:eastAsiaTheme="majorEastAsia" w:hAnsiTheme="majorHAnsi" w:cstheme="majorBidi"/>
          <w:b/>
          <w:bCs/>
          <w:i/>
          <w:iCs/>
          <w:color w:val="000000" w:themeColor="text1"/>
        </w:rPr>
        <w:t>The &lt;appropriations&gt; element is used for nesting the various levels of appropriation agencies, bureaus, and departments, as well as the various budget areas within agencies, bureaus, and departments. The level attribute is used to distinguish major, intermediate, and small levels of appropriation</w:t>
      </w:r>
      <w:r w:rsidR="00CD6E99">
        <w:rPr>
          <w:rFonts w:asciiTheme="majorHAnsi" w:eastAsiaTheme="majorEastAsia" w:hAnsiTheme="majorHAnsi" w:cstheme="majorBidi"/>
          <w:b/>
          <w:bCs/>
          <w:i/>
          <w:iCs/>
          <w:color w:val="000000" w:themeColor="text1"/>
        </w:rPr>
        <w:t xml:space="preserve"> language</w:t>
      </w:r>
      <w:r w:rsidRPr="00055CCC">
        <w:rPr>
          <w:rFonts w:asciiTheme="majorHAnsi" w:eastAsiaTheme="majorEastAsia" w:hAnsiTheme="majorHAnsi" w:cstheme="majorBidi"/>
          <w:b/>
          <w:bCs/>
          <w:i/>
          <w:iCs/>
          <w:color w:val="000000" w:themeColor="text1"/>
        </w:rPr>
        <w:t>.</w:t>
      </w:r>
    </w:p>
    <w:p w14:paraId="47BD03B5" w14:textId="77777777" w:rsidR="004779F9" w:rsidRDefault="004779F9" w:rsidP="00413F52">
      <w:pPr>
        <w:spacing w:after="0"/>
      </w:pPr>
    </w:p>
    <w:p w14:paraId="246D1692" w14:textId="7843B48B" w:rsidR="00055CCC" w:rsidRDefault="00055CCC" w:rsidP="00413F52">
      <w:pPr>
        <w:spacing w:after="0"/>
      </w:pPr>
      <w:r>
        <w:lastRenderedPageBreak/>
        <w:t>Appropriation attributes:</w:t>
      </w:r>
    </w:p>
    <w:p w14:paraId="0807AAB8" w14:textId="77777777" w:rsidR="00055CCC" w:rsidRDefault="00055CCC" w:rsidP="001F4CB8">
      <w:pPr>
        <w:shd w:val="clear" w:color="auto" w:fill="FFFFFF"/>
        <w:autoSpaceDE w:val="0"/>
        <w:autoSpaceDN w:val="0"/>
        <w:adjustRightInd w:val="0"/>
        <w:spacing w:line="240" w:lineRule="auto"/>
        <w:ind w:left="1170" w:hanging="1170"/>
        <w:rPr>
          <w:rFonts w:ascii="Times New Roman" w:hAnsi="Times New Roman" w:cs="Times New Roman"/>
          <w:sz w:val="24"/>
          <w:szCs w:val="24"/>
          <w:highlight w:val="white"/>
        </w:rPr>
      </w:pPr>
      <w:r>
        <w:t>@level</w:t>
      </w:r>
      <w:r>
        <w:tab/>
      </w:r>
      <w:proofErr w:type="gramStart"/>
      <w:r w:rsidRPr="00055CCC">
        <w:rPr>
          <w:rFonts w:asciiTheme="majorHAnsi" w:eastAsiaTheme="majorEastAsia" w:hAnsiTheme="majorHAnsi" w:cstheme="majorBidi"/>
          <w:b/>
          <w:bCs/>
          <w:i/>
          <w:iCs/>
          <w:color w:val="000000" w:themeColor="text1"/>
        </w:rPr>
        <w:t>The</w:t>
      </w:r>
      <w:proofErr w:type="gramEnd"/>
      <w:r w:rsidRPr="00055CCC">
        <w:rPr>
          <w:rFonts w:asciiTheme="majorHAnsi" w:eastAsiaTheme="majorEastAsia" w:hAnsiTheme="majorHAnsi" w:cstheme="majorBidi"/>
          <w:b/>
          <w:bCs/>
          <w:i/>
          <w:iCs/>
          <w:color w:val="000000" w:themeColor="text1"/>
        </w:rPr>
        <w:t xml:space="preserve"> level attribute specifies which level the appropriations element is. This corresponds to major, intermediate, and small in the Bill</w:t>
      </w:r>
      <w:r w:rsidR="00413F52">
        <w:rPr>
          <w:rFonts w:asciiTheme="majorHAnsi" w:eastAsiaTheme="majorEastAsia" w:hAnsiTheme="majorHAnsi" w:cstheme="majorBidi"/>
          <w:b/>
          <w:bCs/>
          <w:i/>
          <w:iCs/>
          <w:color w:val="000000" w:themeColor="text1"/>
        </w:rPr>
        <w:t xml:space="preserve"> </w:t>
      </w:r>
      <w:r w:rsidRPr="00055CCC">
        <w:rPr>
          <w:rFonts w:asciiTheme="majorHAnsi" w:eastAsiaTheme="majorEastAsia" w:hAnsiTheme="majorHAnsi" w:cstheme="majorBidi"/>
          <w:b/>
          <w:bCs/>
          <w:i/>
          <w:iCs/>
          <w:color w:val="000000" w:themeColor="text1"/>
        </w:rPr>
        <w:t>DTD</w:t>
      </w:r>
      <w:r w:rsidR="00413F52">
        <w:rPr>
          <w:rFonts w:asciiTheme="majorHAnsi" w:eastAsiaTheme="majorEastAsia" w:hAnsiTheme="majorHAnsi" w:cstheme="majorBidi"/>
          <w:b/>
          <w:bCs/>
          <w:i/>
          <w:iCs/>
          <w:color w:val="000000" w:themeColor="text1"/>
        </w:rPr>
        <w:t>.</w:t>
      </w:r>
    </w:p>
    <w:p w14:paraId="292D19DB" w14:textId="77777777" w:rsidR="00055CCC" w:rsidRPr="00055CCC" w:rsidRDefault="00055CCC" w:rsidP="001F4CB8">
      <w:pPr>
        <w:shd w:val="clear" w:color="auto" w:fill="FFFFFF"/>
        <w:autoSpaceDE w:val="0"/>
        <w:autoSpaceDN w:val="0"/>
        <w:adjustRightInd w:val="0"/>
        <w:spacing w:line="240" w:lineRule="auto"/>
        <w:ind w:left="1170" w:hanging="1170"/>
        <w:rPr>
          <w:rFonts w:asciiTheme="majorHAnsi" w:eastAsiaTheme="majorEastAsia" w:hAnsiTheme="majorHAnsi" w:cstheme="majorBidi"/>
          <w:b/>
          <w:bCs/>
          <w:i/>
          <w:iCs/>
          <w:color w:val="000000" w:themeColor="text1"/>
        </w:rPr>
      </w:pPr>
      <w:r>
        <w:t>@</w:t>
      </w:r>
      <w:proofErr w:type="spellStart"/>
      <w:r>
        <w:t>forType</w:t>
      </w:r>
      <w:proofErr w:type="spellEnd"/>
      <w:r>
        <w:tab/>
      </w:r>
      <w:proofErr w:type="gramStart"/>
      <w:r w:rsidRPr="00055CCC">
        <w:rPr>
          <w:rFonts w:asciiTheme="majorHAnsi" w:eastAsiaTheme="majorEastAsia" w:hAnsiTheme="majorHAnsi" w:cstheme="majorBidi"/>
          <w:b/>
          <w:bCs/>
          <w:i/>
          <w:iCs/>
          <w:color w:val="000000" w:themeColor="text1"/>
        </w:rPr>
        <w:t>The</w:t>
      </w:r>
      <w:proofErr w:type="gramEnd"/>
      <w:r w:rsidRPr="00055CCC">
        <w:rPr>
          <w:rFonts w:asciiTheme="majorHAnsi" w:eastAsiaTheme="majorEastAsia" w:hAnsiTheme="majorHAnsi" w:cstheme="majorBidi"/>
          <w:b/>
          <w:bCs/>
          <w:i/>
          <w:iCs/>
          <w:color w:val="000000" w:themeColor="text1"/>
        </w:rPr>
        <w:t xml:space="preserve"> </w:t>
      </w:r>
      <w:proofErr w:type="spellStart"/>
      <w:r w:rsidRPr="00055CCC">
        <w:rPr>
          <w:rFonts w:asciiTheme="majorHAnsi" w:eastAsiaTheme="majorEastAsia" w:hAnsiTheme="majorHAnsi" w:cstheme="majorBidi"/>
          <w:b/>
          <w:bCs/>
          <w:i/>
          <w:iCs/>
          <w:color w:val="000000" w:themeColor="text1"/>
        </w:rPr>
        <w:t>forType</w:t>
      </w:r>
      <w:proofErr w:type="spellEnd"/>
      <w:r w:rsidRPr="00055CCC">
        <w:rPr>
          <w:rFonts w:asciiTheme="majorHAnsi" w:eastAsiaTheme="majorEastAsia" w:hAnsiTheme="majorHAnsi" w:cstheme="majorBidi"/>
          <w:b/>
          <w:bCs/>
          <w:i/>
          <w:iCs/>
          <w:color w:val="000000" w:themeColor="text1"/>
        </w:rPr>
        <w:t xml:space="preserve"> attribute defines which type of budget grouping the appropriation is for (for example, agency, bureau, or account).</w:t>
      </w:r>
    </w:p>
    <w:p w14:paraId="4245A533" w14:textId="77777777" w:rsidR="00055CCC" w:rsidRPr="00413F52" w:rsidRDefault="00055CCC" w:rsidP="00413F52">
      <w:pPr>
        <w:shd w:val="clear" w:color="auto" w:fill="FFFFFF"/>
        <w:autoSpaceDE w:val="0"/>
        <w:autoSpaceDN w:val="0"/>
        <w:adjustRightInd w:val="0"/>
        <w:spacing w:after="0" w:line="240" w:lineRule="auto"/>
        <w:ind w:left="1170" w:hanging="1170"/>
        <w:rPr>
          <w:rFonts w:asciiTheme="majorHAnsi" w:eastAsiaTheme="majorEastAsia" w:hAnsiTheme="majorHAnsi" w:cstheme="majorBidi"/>
          <w:b/>
          <w:bCs/>
          <w:i/>
          <w:iCs/>
          <w:color w:val="000000" w:themeColor="text1"/>
        </w:rPr>
      </w:pPr>
      <w:r>
        <w:t>@</w:t>
      </w:r>
      <w:proofErr w:type="spellStart"/>
      <w:r>
        <w:t>forvalue</w:t>
      </w:r>
      <w:proofErr w:type="spellEnd"/>
      <w:r>
        <w:tab/>
      </w:r>
      <w:proofErr w:type="gramStart"/>
      <w:r w:rsidRPr="00413F52">
        <w:rPr>
          <w:rFonts w:asciiTheme="majorHAnsi" w:eastAsiaTheme="majorEastAsia" w:hAnsiTheme="majorHAnsi" w:cstheme="majorBidi"/>
          <w:b/>
          <w:bCs/>
          <w:i/>
          <w:iCs/>
          <w:color w:val="000000" w:themeColor="text1"/>
        </w:rPr>
        <w:t>The</w:t>
      </w:r>
      <w:proofErr w:type="gramEnd"/>
      <w:r w:rsidRPr="00413F52">
        <w:rPr>
          <w:rFonts w:asciiTheme="majorHAnsi" w:eastAsiaTheme="majorEastAsia" w:hAnsiTheme="majorHAnsi" w:cstheme="majorBidi"/>
          <w:b/>
          <w:bCs/>
          <w:i/>
          <w:iCs/>
          <w:color w:val="000000" w:themeColor="text1"/>
        </w:rPr>
        <w:t xml:space="preserve"> </w:t>
      </w:r>
      <w:proofErr w:type="spellStart"/>
      <w:r w:rsidRPr="00413F52">
        <w:rPr>
          <w:rFonts w:asciiTheme="majorHAnsi" w:eastAsiaTheme="majorEastAsia" w:hAnsiTheme="majorHAnsi" w:cstheme="majorBidi"/>
          <w:b/>
          <w:bCs/>
          <w:i/>
          <w:iCs/>
          <w:color w:val="000000" w:themeColor="text1"/>
        </w:rPr>
        <w:t>forValue</w:t>
      </w:r>
      <w:proofErr w:type="spellEnd"/>
      <w:r w:rsidRPr="00413F52">
        <w:rPr>
          <w:rFonts w:asciiTheme="majorHAnsi" w:eastAsiaTheme="majorEastAsia" w:hAnsiTheme="majorHAnsi" w:cstheme="majorBidi"/>
          <w:b/>
          <w:bCs/>
          <w:i/>
          <w:iCs/>
          <w:color w:val="000000" w:themeColor="text1"/>
        </w:rPr>
        <w:t xml:space="preserve"> attribute defines which budget grouping the </w:t>
      </w:r>
      <w:r w:rsidR="00413F52">
        <w:rPr>
          <w:rFonts w:asciiTheme="majorHAnsi" w:eastAsiaTheme="majorEastAsia" w:hAnsiTheme="majorHAnsi" w:cstheme="majorBidi"/>
          <w:b/>
          <w:bCs/>
          <w:i/>
          <w:iCs/>
          <w:color w:val="000000" w:themeColor="text1"/>
        </w:rPr>
        <w:t>a</w:t>
      </w:r>
      <w:r w:rsidRPr="00413F52">
        <w:rPr>
          <w:rFonts w:asciiTheme="majorHAnsi" w:eastAsiaTheme="majorEastAsia" w:hAnsiTheme="majorHAnsi" w:cstheme="majorBidi"/>
          <w:b/>
          <w:bCs/>
          <w:i/>
          <w:iCs/>
          <w:color w:val="000000" w:themeColor="text1"/>
        </w:rPr>
        <w:t>ppropriation is for. This could be a URI that points to a web page giving details of the agency or account, for example.</w:t>
      </w:r>
    </w:p>
    <w:p w14:paraId="09E5C4A7" w14:textId="77777777" w:rsidR="007A5A61" w:rsidRPr="00FD6464" w:rsidRDefault="007A5A61" w:rsidP="007A5A61">
      <w:pPr>
        <w:pStyle w:val="Heading2"/>
        <w:ind w:left="540" w:hanging="540"/>
        <w:rPr>
          <w:bCs w:val="0"/>
          <w:smallCaps w:val="0"/>
        </w:rPr>
      </w:pPr>
      <w:bookmarkStart w:id="48" w:name="_Toc516835529"/>
      <w:r w:rsidRPr="00FD6464">
        <w:rPr>
          <w:bCs w:val="0"/>
          <w:smallCaps w:val="0"/>
        </w:rPr>
        <w:t xml:space="preserve">New </w:t>
      </w:r>
      <w:proofErr w:type="spellStart"/>
      <w:r w:rsidRPr="00FD6464">
        <w:rPr>
          <w:bCs w:val="0"/>
          <w:smallCaps w:val="0"/>
        </w:rPr>
        <w:t>PropertyTypes</w:t>
      </w:r>
      <w:bookmarkEnd w:id="48"/>
      <w:proofErr w:type="spellEnd"/>
    </w:p>
    <w:p w14:paraId="4EB5F3FD" w14:textId="25F3FA1F" w:rsidR="007A5A61" w:rsidRDefault="007A5A61" w:rsidP="007A5A61">
      <w:r>
        <w:t xml:space="preserve">USLM 2.0 defines many more </w:t>
      </w:r>
      <w:proofErr w:type="spellStart"/>
      <w:r>
        <w:t>PropertyType</w:t>
      </w:r>
      <w:proofErr w:type="spellEnd"/>
      <w:r>
        <w:t xml:space="preserve"> elements</w:t>
      </w:r>
      <w:r w:rsidR="00DC2FBD">
        <w:t>. These elements</w:t>
      </w:r>
      <w:r>
        <w:t xml:space="preserve"> are typically found in the meta and/or preface section of a document</w:t>
      </w:r>
      <w:r w:rsidR="00DC2FBD">
        <w:t xml:space="preserve"> and capture important metadata about the document</w:t>
      </w:r>
      <w:r>
        <w:t xml:space="preserve">. This extension allows modeling of the following </w:t>
      </w:r>
      <w:r w:rsidR="00DC2FBD">
        <w:t xml:space="preserve">new </w:t>
      </w:r>
      <w:r>
        <w:t>document properties:</w:t>
      </w:r>
    </w:p>
    <w:p w14:paraId="355E0907" w14:textId="35DE6FCB" w:rsidR="007A5A61" w:rsidRPr="00D5643F" w:rsidRDefault="007A5A61" w:rsidP="007A5A61">
      <w:pPr>
        <w:ind w:left="720"/>
        <w:rPr>
          <w:b/>
        </w:rPr>
      </w:pPr>
      <w:proofErr w:type="spellStart"/>
      <w:r w:rsidRPr="00D5643F">
        <w:rPr>
          <w:b/>
        </w:rPr>
        <w:t>docStage</w:t>
      </w:r>
      <w:proofErr w:type="spellEnd"/>
      <w:r w:rsidRPr="00D5643F">
        <w:rPr>
          <w:b/>
        </w:rPr>
        <w:t xml:space="preserve">, </w:t>
      </w:r>
      <w:proofErr w:type="spellStart"/>
      <w:r w:rsidRPr="00D5643F">
        <w:rPr>
          <w:b/>
        </w:rPr>
        <w:t>docPart</w:t>
      </w:r>
      <w:proofErr w:type="spellEnd"/>
      <w:r w:rsidRPr="00D5643F">
        <w:rPr>
          <w:b/>
        </w:rPr>
        <w:t xml:space="preserve">, </w:t>
      </w:r>
      <w:proofErr w:type="spellStart"/>
      <w:r w:rsidRPr="00D5643F">
        <w:rPr>
          <w:b/>
        </w:rPr>
        <w:t>publicPrivate</w:t>
      </w:r>
      <w:proofErr w:type="spellEnd"/>
      <w:r w:rsidRPr="00D5643F">
        <w:rPr>
          <w:b/>
        </w:rPr>
        <w:t xml:space="preserve">, congress, session, </w:t>
      </w:r>
      <w:proofErr w:type="spellStart"/>
      <w:r w:rsidRPr="00D5643F">
        <w:rPr>
          <w:b/>
        </w:rPr>
        <w:t>citableAs</w:t>
      </w:r>
      <w:proofErr w:type="spellEnd"/>
      <w:r w:rsidRPr="00D5643F">
        <w:rPr>
          <w:b/>
        </w:rPr>
        <w:t xml:space="preserve">, </w:t>
      </w:r>
      <w:proofErr w:type="spellStart"/>
      <w:r w:rsidRPr="00D5643F">
        <w:rPr>
          <w:b/>
        </w:rPr>
        <w:t>enrolledDateline</w:t>
      </w:r>
      <w:proofErr w:type="spellEnd"/>
      <w:r w:rsidRPr="00D5643F">
        <w:rPr>
          <w:b/>
        </w:rPr>
        <w:t xml:space="preserve">, </w:t>
      </w:r>
      <w:proofErr w:type="spellStart"/>
      <w:r w:rsidRPr="00D5643F">
        <w:rPr>
          <w:b/>
        </w:rPr>
        <w:t>starPrint</w:t>
      </w:r>
      <w:proofErr w:type="spellEnd"/>
      <w:r w:rsidRPr="00D5643F">
        <w:rPr>
          <w:b/>
        </w:rPr>
        <w:t xml:space="preserve">, </w:t>
      </w:r>
      <w:proofErr w:type="spellStart"/>
      <w:r w:rsidRPr="00D5643F">
        <w:rPr>
          <w:b/>
        </w:rPr>
        <w:t>processedBy</w:t>
      </w:r>
      <w:proofErr w:type="spellEnd"/>
      <w:r w:rsidRPr="00D5643F">
        <w:rPr>
          <w:b/>
        </w:rPr>
        <w:t xml:space="preserve">, </w:t>
      </w:r>
      <w:proofErr w:type="spellStart"/>
      <w:r w:rsidRPr="00D5643F">
        <w:rPr>
          <w:b/>
        </w:rPr>
        <w:t>actionDescription</w:t>
      </w:r>
      <w:proofErr w:type="spellEnd"/>
      <w:r w:rsidRPr="00D5643F">
        <w:rPr>
          <w:b/>
        </w:rPr>
        <w:t xml:space="preserve">, </w:t>
      </w:r>
      <w:proofErr w:type="spellStart"/>
      <w:r w:rsidRPr="00D5643F">
        <w:rPr>
          <w:b/>
        </w:rPr>
        <w:t>actionInstruction</w:t>
      </w:r>
      <w:proofErr w:type="spellEnd"/>
      <w:r w:rsidRPr="00D5643F">
        <w:rPr>
          <w:b/>
        </w:rPr>
        <w:t xml:space="preserve">, organization, volume, issue, </w:t>
      </w:r>
      <w:proofErr w:type="spellStart"/>
      <w:r w:rsidRPr="00D5643F">
        <w:rPr>
          <w:b/>
        </w:rPr>
        <w:t>startingPage</w:t>
      </w:r>
      <w:proofErr w:type="spellEnd"/>
      <w:r w:rsidRPr="00D5643F">
        <w:rPr>
          <w:b/>
        </w:rPr>
        <w:t xml:space="preserve">, </w:t>
      </w:r>
      <w:proofErr w:type="spellStart"/>
      <w:r w:rsidRPr="00D5643F">
        <w:rPr>
          <w:b/>
        </w:rPr>
        <w:t>endingPage</w:t>
      </w:r>
      <w:proofErr w:type="spellEnd"/>
      <w:r w:rsidRPr="00D5643F">
        <w:rPr>
          <w:b/>
        </w:rPr>
        <w:t xml:space="preserve">, </w:t>
      </w:r>
      <w:proofErr w:type="spellStart"/>
      <w:r w:rsidRPr="00D5643F">
        <w:rPr>
          <w:b/>
        </w:rPr>
        <w:t>startingProvision</w:t>
      </w:r>
      <w:proofErr w:type="spellEnd"/>
      <w:r w:rsidRPr="00D5643F">
        <w:rPr>
          <w:b/>
        </w:rPr>
        <w:t xml:space="preserve">, </w:t>
      </w:r>
      <w:proofErr w:type="spellStart"/>
      <w:r w:rsidRPr="00D5643F">
        <w:rPr>
          <w:b/>
        </w:rPr>
        <w:t>endingProvision</w:t>
      </w:r>
      <w:proofErr w:type="spellEnd"/>
      <w:r w:rsidRPr="00D5643F">
        <w:rPr>
          <w:b/>
        </w:rPr>
        <w:t xml:space="preserve">, </w:t>
      </w:r>
      <w:proofErr w:type="spellStart"/>
      <w:r w:rsidRPr="00D5643F">
        <w:rPr>
          <w:b/>
        </w:rPr>
        <w:t>provisionRange</w:t>
      </w:r>
      <w:proofErr w:type="spellEnd"/>
      <w:r w:rsidRPr="00D5643F">
        <w:rPr>
          <w:b/>
        </w:rPr>
        <w:t>, affected, subject</w:t>
      </w:r>
      <w:r w:rsidR="00F42A5B">
        <w:rPr>
          <w:b/>
        </w:rPr>
        <w:t xml:space="preserve">, </w:t>
      </w:r>
      <w:proofErr w:type="spellStart"/>
      <w:r w:rsidR="00F42A5B">
        <w:rPr>
          <w:b/>
        </w:rPr>
        <w:t>coverTitle</w:t>
      </w:r>
      <w:proofErr w:type="spellEnd"/>
      <w:r w:rsidR="00F42A5B">
        <w:rPr>
          <w:b/>
        </w:rPr>
        <w:t xml:space="preserve">, </w:t>
      </w:r>
      <w:proofErr w:type="spellStart"/>
      <w:r w:rsidR="00F42A5B">
        <w:rPr>
          <w:b/>
        </w:rPr>
        <w:t>coverText</w:t>
      </w:r>
      <w:proofErr w:type="spellEnd"/>
      <w:r w:rsidR="00ED4833">
        <w:rPr>
          <w:b/>
        </w:rPr>
        <w:t xml:space="preserve">, </w:t>
      </w:r>
      <w:proofErr w:type="spellStart"/>
      <w:r w:rsidR="00ED4833" w:rsidRPr="00ED4833">
        <w:rPr>
          <w:b/>
        </w:rPr>
        <w:t>currentThroughPublicLaw</w:t>
      </w:r>
      <w:proofErr w:type="spellEnd"/>
      <w:r w:rsidR="00ED4833" w:rsidRPr="00ED4833">
        <w:rPr>
          <w:b/>
        </w:rPr>
        <w:t xml:space="preserve">, </w:t>
      </w:r>
      <w:proofErr w:type="spellStart"/>
      <w:r w:rsidR="00ED4833" w:rsidRPr="00ED4833">
        <w:rPr>
          <w:b/>
        </w:rPr>
        <w:t>containsShortTitle</w:t>
      </w:r>
      <w:proofErr w:type="spellEnd"/>
      <w:r w:rsidR="00ED4833" w:rsidRPr="00ED4833">
        <w:rPr>
          <w:b/>
        </w:rPr>
        <w:t xml:space="preserve">, </w:t>
      </w:r>
      <w:proofErr w:type="spellStart"/>
      <w:r w:rsidR="00ED4833" w:rsidRPr="00ED4833">
        <w:rPr>
          <w:b/>
        </w:rPr>
        <w:t>createdDate</w:t>
      </w:r>
      <w:proofErr w:type="spellEnd"/>
      <w:ins w:id="49" w:author="Author">
        <w:r w:rsidR="005632CB">
          <w:rPr>
            <w:b/>
          </w:rPr>
          <w:t xml:space="preserve">, </w:t>
        </w:r>
        <w:proofErr w:type="spellStart"/>
        <w:r w:rsidR="005632CB">
          <w:rPr>
            <w:b/>
          </w:rPr>
          <w:t>currentChamber</w:t>
        </w:r>
        <w:proofErr w:type="spellEnd"/>
        <w:r w:rsidR="005632CB">
          <w:rPr>
            <w:b/>
          </w:rPr>
          <w:t xml:space="preserve">, </w:t>
        </w:r>
        <w:proofErr w:type="spellStart"/>
        <w:r w:rsidR="005632CB">
          <w:rPr>
            <w:b/>
          </w:rPr>
          <w:t>distributionCode</w:t>
        </w:r>
        <w:proofErr w:type="spellEnd"/>
        <w:r w:rsidR="005632CB">
          <w:rPr>
            <w:b/>
          </w:rPr>
          <w:t xml:space="preserve">, </w:t>
        </w:r>
        <w:proofErr w:type="spellStart"/>
        <w:r w:rsidR="005632CB">
          <w:rPr>
            <w:b/>
          </w:rPr>
          <w:t>relatedDocument</w:t>
        </w:r>
        <w:proofErr w:type="spellEnd"/>
        <w:r w:rsidR="005632CB">
          <w:rPr>
            <w:b/>
          </w:rPr>
          <w:t xml:space="preserve">, </w:t>
        </w:r>
        <w:proofErr w:type="spellStart"/>
        <w:r w:rsidR="005632CB">
          <w:rPr>
            <w:b/>
          </w:rPr>
          <w:t>relatedDocuments</w:t>
        </w:r>
      </w:ins>
      <w:proofErr w:type="spellEnd"/>
    </w:p>
    <w:p w14:paraId="3F554C9F" w14:textId="77777777" w:rsidR="00B57E2E" w:rsidRDefault="00B57E2E">
      <w:pPr>
        <w:rPr>
          <w:rFonts w:asciiTheme="majorHAnsi" w:eastAsiaTheme="majorEastAsia" w:hAnsiTheme="majorHAnsi" w:cstheme="majorBidi"/>
          <w:b/>
          <w:bCs/>
          <w:smallCaps/>
          <w:color w:val="000000" w:themeColor="text1"/>
          <w:sz w:val="28"/>
          <w:szCs w:val="28"/>
        </w:rPr>
      </w:pPr>
      <w:r>
        <w:br w:type="page"/>
      </w:r>
    </w:p>
    <w:p w14:paraId="738D1C65" w14:textId="03A07FD9" w:rsidR="007A5A61" w:rsidRDefault="007A5A61" w:rsidP="007A5A61">
      <w:pPr>
        <w:pStyle w:val="Heading2"/>
        <w:ind w:left="540" w:hanging="540"/>
      </w:pPr>
      <w:bookmarkStart w:id="50" w:name="_Toc516835530"/>
      <w:r>
        <w:lastRenderedPageBreak/>
        <w:t>New Attributes</w:t>
      </w:r>
      <w:bookmarkEnd w:id="50"/>
    </w:p>
    <w:p w14:paraId="07873A24" w14:textId="3BA0112D" w:rsidR="001F4CB8" w:rsidRDefault="001F4CB8" w:rsidP="001F4CB8">
      <w:r>
        <w:t xml:space="preserve">A number of new attributes are introduced in </w:t>
      </w:r>
      <w:r w:rsidR="002B0E70">
        <w:t xml:space="preserve">USLM </w:t>
      </w:r>
      <w:r>
        <w:t>2.0, including:</w:t>
      </w:r>
    </w:p>
    <w:p w14:paraId="69CE3CD6" w14:textId="7F921A25" w:rsidR="001F4CB8" w:rsidRPr="001F4CB8" w:rsidRDefault="001F4CB8" w:rsidP="001F4CB8">
      <w:pPr>
        <w:shd w:val="clear" w:color="auto" w:fill="FFFFFF"/>
        <w:autoSpaceDE w:val="0"/>
        <w:autoSpaceDN w:val="0"/>
        <w:adjustRightInd w:val="0"/>
        <w:spacing w:line="240" w:lineRule="auto"/>
        <w:ind w:left="1170" w:hanging="1170"/>
      </w:pPr>
      <w:r>
        <w:t>@styleType</w:t>
      </w:r>
      <w:r>
        <w:tab/>
      </w:r>
      <w:proofErr w:type="gramStart"/>
      <w:r w:rsidRPr="001F4CB8">
        <w:rPr>
          <w:i/>
        </w:rPr>
        <w:t>The</w:t>
      </w:r>
      <w:proofErr w:type="gramEnd"/>
      <w:r w:rsidRPr="001F4CB8">
        <w:rPr>
          <w:i/>
        </w:rPr>
        <w:t xml:space="preserve"> @styleType attribute is used to set the overall semantic type of the block. This has rendering implications. Only a </w:t>
      </w:r>
      <w:r w:rsidR="00ED4833">
        <w:rPr>
          <w:i/>
        </w:rPr>
        <w:t>predefined</w:t>
      </w:r>
      <w:r w:rsidR="00ED4833" w:rsidRPr="001F4CB8">
        <w:rPr>
          <w:i/>
        </w:rPr>
        <w:t xml:space="preserve"> </w:t>
      </w:r>
      <w:r w:rsidRPr="001F4CB8">
        <w:rPr>
          <w:i/>
        </w:rPr>
        <w:t>set of values is allowed, which were carried over from Bill DTD</w:t>
      </w:r>
      <w:r w:rsidR="00ED4833">
        <w:rPr>
          <w:i/>
        </w:rPr>
        <w:t xml:space="preserve"> and Comp DTD</w:t>
      </w:r>
      <w:r w:rsidRPr="001F4CB8">
        <w:rPr>
          <w:i/>
        </w:rPr>
        <w:t xml:space="preserve"> styles, such as “OLC” and “USC”.</w:t>
      </w:r>
    </w:p>
    <w:p w14:paraId="2800BBB4" w14:textId="09A3B4FB" w:rsidR="001F4CB8" w:rsidRPr="001F4CB8" w:rsidRDefault="001F4CB8" w:rsidP="001F4CB8">
      <w:pPr>
        <w:shd w:val="clear" w:color="auto" w:fill="FFFFFF"/>
        <w:autoSpaceDE w:val="0"/>
        <w:autoSpaceDN w:val="0"/>
        <w:adjustRightInd w:val="0"/>
        <w:spacing w:line="240" w:lineRule="auto"/>
        <w:ind w:left="1170" w:hanging="1170"/>
        <w:rPr>
          <w:i/>
        </w:rPr>
      </w:pPr>
      <w:r>
        <w:t>@s</w:t>
      </w:r>
      <w:r w:rsidR="007A5A61">
        <w:t>cope</w:t>
      </w:r>
      <w:r>
        <w:tab/>
      </w:r>
      <w:r w:rsidRPr="001F4CB8">
        <w:rPr>
          <w:i/>
        </w:rPr>
        <w:t>Use the @scope attribute to specify the scope within which the @identifier attribute is valid. Typically, @scope is formatted as a URL, referring to a specific context. @scope is used for terms within in definitions to specify the scope of the definition.</w:t>
      </w:r>
    </w:p>
    <w:p w14:paraId="3F2DB9B0" w14:textId="77777777" w:rsidR="00E23AB8" w:rsidRPr="00E23AB8" w:rsidRDefault="001F4CB8" w:rsidP="00E23AB8">
      <w:pPr>
        <w:shd w:val="clear" w:color="auto" w:fill="FFFFFF"/>
        <w:autoSpaceDE w:val="0"/>
        <w:autoSpaceDN w:val="0"/>
        <w:adjustRightInd w:val="0"/>
        <w:spacing w:line="240" w:lineRule="auto"/>
        <w:ind w:left="1170" w:hanging="1170"/>
      </w:pPr>
      <w:r>
        <w:t>@</w:t>
      </w:r>
      <w:r w:rsidR="007A5A61">
        <w:t>legisDate</w:t>
      </w:r>
      <w:r w:rsidR="00E23AB8">
        <w:tab/>
      </w:r>
      <w:proofErr w:type="gramStart"/>
      <w:r w:rsidR="00E23AB8" w:rsidRPr="00E23AB8">
        <w:rPr>
          <w:i/>
        </w:rPr>
        <w:t>The</w:t>
      </w:r>
      <w:proofErr w:type="gramEnd"/>
      <w:r w:rsidR="00E23AB8" w:rsidRPr="00E23AB8">
        <w:rPr>
          <w:i/>
        </w:rPr>
        <w:t xml:space="preserve"> @legisDate attribute is used for a logical legislative date, which may be different from the calendar date.</w:t>
      </w:r>
    </w:p>
    <w:p w14:paraId="583971D9" w14:textId="5C3E31AF" w:rsidR="00E23AB8" w:rsidRDefault="00E23AB8" w:rsidP="00E23AB8">
      <w:pPr>
        <w:shd w:val="clear" w:color="auto" w:fill="FFFFFF"/>
        <w:autoSpaceDE w:val="0"/>
        <w:autoSpaceDN w:val="0"/>
        <w:adjustRightInd w:val="0"/>
        <w:spacing w:line="240" w:lineRule="auto"/>
        <w:ind w:left="1620" w:hanging="1620"/>
        <w:rPr>
          <w:i/>
        </w:rPr>
      </w:pPr>
      <w:r>
        <w:t>@</w:t>
      </w:r>
      <w:proofErr w:type="spellStart"/>
      <w:r>
        <w:t>verticalSpace</w:t>
      </w:r>
      <w:proofErr w:type="spellEnd"/>
      <w:r>
        <w:t xml:space="preserve"> </w:t>
      </w:r>
      <w:r>
        <w:tab/>
      </w:r>
      <w:proofErr w:type="gramStart"/>
      <w:r w:rsidRPr="00E23AB8">
        <w:rPr>
          <w:i/>
        </w:rPr>
        <w:t>The</w:t>
      </w:r>
      <w:proofErr w:type="gramEnd"/>
      <w:r w:rsidRPr="00E23AB8">
        <w:rPr>
          <w:i/>
        </w:rPr>
        <w:t xml:space="preserve"> @</w:t>
      </w:r>
      <w:proofErr w:type="spellStart"/>
      <w:r w:rsidRPr="00E23AB8">
        <w:rPr>
          <w:i/>
        </w:rPr>
        <w:t>verticalSpace</w:t>
      </w:r>
      <w:proofErr w:type="spellEnd"/>
      <w:r w:rsidRPr="00E23AB8">
        <w:rPr>
          <w:i/>
        </w:rPr>
        <w:t xml:space="preserve"> attribute </w:t>
      </w:r>
      <w:ins w:id="51" w:author="Author">
        <w:r w:rsidR="002B1E90">
          <w:rPr>
            <w:i/>
          </w:rPr>
          <w:t xml:space="preserve">indicates </w:t>
        </w:r>
      </w:ins>
      <w:r w:rsidRPr="00E23AB8">
        <w:rPr>
          <w:i/>
        </w:rPr>
        <w:t xml:space="preserve">the amount of vertical space </w:t>
      </w:r>
      <w:ins w:id="52" w:author="Author">
        <w:r w:rsidR="002B1E90">
          <w:rPr>
            <w:i/>
          </w:rPr>
          <w:t>associated with a line break (&lt;</w:t>
        </w:r>
        <w:proofErr w:type="spellStart"/>
        <w:r w:rsidR="002B1E90">
          <w:rPr>
            <w:i/>
          </w:rPr>
          <w:t>br</w:t>
        </w:r>
        <w:proofErr w:type="spellEnd"/>
        <w:r w:rsidR="002B1E90">
          <w:rPr>
            <w:i/>
          </w:rPr>
          <w:t>&gt;) element</w:t>
        </w:r>
      </w:ins>
      <w:del w:id="53" w:author="Author">
        <w:r w:rsidRPr="00E23AB8" w:rsidDel="002B1E90">
          <w:rPr>
            <w:i/>
          </w:rPr>
          <w:delText>move down</w:delText>
        </w:r>
      </w:del>
      <w:r w:rsidRPr="00E23AB8">
        <w:rPr>
          <w:i/>
        </w:rPr>
        <w:t xml:space="preserve">. If the attribute is not present, single line (i.e. the next line) is the default. If the attribute is present, the value is </w:t>
      </w:r>
      <w:ins w:id="54" w:author="Author">
        <w:r w:rsidR="002B1E90">
          <w:rPr>
            <w:i/>
          </w:rPr>
          <w:t xml:space="preserve">the </w:t>
        </w:r>
      </w:ins>
      <w:r w:rsidRPr="00E23AB8">
        <w:rPr>
          <w:i/>
        </w:rPr>
        <w:t>amount of space to allow, in addition to the normal position of the next line.  The value may specify units, using CSS syntax (e.g. "4em" or "12pt"). If no units are given, the units are assumed to be points. The values "</w:t>
      </w:r>
      <w:proofErr w:type="spellStart"/>
      <w:r w:rsidRPr="00E23AB8">
        <w:rPr>
          <w:i/>
        </w:rPr>
        <w:t>nextPage</w:t>
      </w:r>
      <w:proofErr w:type="spellEnd"/>
      <w:r w:rsidRPr="00E23AB8">
        <w:rPr>
          <w:i/>
        </w:rPr>
        <w:t>" and "</w:t>
      </w:r>
      <w:proofErr w:type="spellStart"/>
      <w:r w:rsidRPr="00E23AB8">
        <w:rPr>
          <w:i/>
        </w:rPr>
        <w:t>nextColumn</w:t>
      </w:r>
      <w:proofErr w:type="spellEnd"/>
      <w:r w:rsidRPr="00E23AB8">
        <w:rPr>
          <w:i/>
        </w:rPr>
        <w:t>" are used to force a page break or column break.</w:t>
      </w:r>
    </w:p>
    <w:p w14:paraId="7C1C924A" w14:textId="7BB94697" w:rsidR="00A0339E" w:rsidRDefault="00A0339E" w:rsidP="00A0339E">
      <w:pPr>
        <w:shd w:val="clear" w:color="auto" w:fill="FFFFFF"/>
        <w:autoSpaceDE w:val="0"/>
        <w:autoSpaceDN w:val="0"/>
        <w:adjustRightInd w:val="0"/>
        <w:spacing w:line="240" w:lineRule="auto"/>
        <w:ind w:left="1170" w:hanging="1170"/>
        <w:rPr>
          <w:ins w:id="55" w:author="Author"/>
          <w:i/>
        </w:rPr>
      </w:pPr>
      <w:r>
        <w:t>@inEffect</w:t>
      </w:r>
      <w:r>
        <w:tab/>
      </w:r>
      <w:r w:rsidRPr="00E23AB8">
        <w:rPr>
          <w:i/>
        </w:rPr>
        <w:t>@</w:t>
      </w:r>
      <w:r>
        <w:rPr>
          <w:i/>
        </w:rPr>
        <w:t>inEffect is a Boolean</w:t>
      </w:r>
      <w:r w:rsidRPr="00E23AB8">
        <w:rPr>
          <w:i/>
        </w:rPr>
        <w:t xml:space="preserve"> attribute </w:t>
      </w:r>
      <w:r>
        <w:rPr>
          <w:i/>
        </w:rPr>
        <w:t xml:space="preserve">that </w:t>
      </w:r>
      <w:r w:rsidRPr="00E23AB8">
        <w:rPr>
          <w:i/>
        </w:rPr>
        <w:t xml:space="preserve">is used for </w:t>
      </w:r>
      <w:r>
        <w:rPr>
          <w:i/>
        </w:rPr>
        <w:t>provisions that are not in effect in the law at the time of the document publication</w:t>
      </w:r>
      <w:r w:rsidRPr="00E23AB8">
        <w:rPr>
          <w:i/>
        </w:rPr>
        <w:t>.</w:t>
      </w:r>
      <w:r>
        <w:rPr>
          <w:i/>
        </w:rPr>
        <w:t xml:space="preserve">  This </w:t>
      </w:r>
      <w:proofErr w:type="gramStart"/>
      <w:r>
        <w:rPr>
          <w:i/>
        </w:rPr>
        <w:t>attribute  is</w:t>
      </w:r>
      <w:proofErr w:type="gramEnd"/>
      <w:r>
        <w:rPr>
          <w:i/>
        </w:rPr>
        <w:t xml:space="preserve"> typically used in statute compilations.  The default is “true”.</w:t>
      </w:r>
    </w:p>
    <w:p w14:paraId="7CD9F192" w14:textId="2D35ABF6" w:rsidR="005F13B9" w:rsidRPr="005F13B9" w:rsidRDefault="005F13B9" w:rsidP="00B25D1C">
      <w:ins w:id="56" w:author="Author">
        <w:r w:rsidRPr="005F13B9">
          <w:t>In addition to these USLM attributes, attributes from other namespaces are allowed in various elements, including table elements.</w:t>
        </w:r>
      </w:ins>
    </w:p>
    <w:p w14:paraId="5BE505CE" w14:textId="77777777" w:rsidR="00A0339E" w:rsidRPr="00E23AB8" w:rsidRDefault="00A0339E" w:rsidP="00E23AB8">
      <w:pPr>
        <w:shd w:val="clear" w:color="auto" w:fill="FFFFFF"/>
        <w:autoSpaceDE w:val="0"/>
        <w:autoSpaceDN w:val="0"/>
        <w:adjustRightInd w:val="0"/>
        <w:spacing w:line="240" w:lineRule="auto"/>
        <w:ind w:left="1620" w:hanging="1620"/>
      </w:pPr>
    </w:p>
    <w:p w14:paraId="2ED174AA" w14:textId="77777777" w:rsidR="006B5FED" w:rsidRDefault="00843B75" w:rsidP="00843B75">
      <w:pPr>
        <w:pStyle w:val="Heading2"/>
        <w:ind w:left="540" w:hanging="540"/>
      </w:pPr>
      <w:bookmarkStart w:id="57" w:name="_Toc516835531"/>
      <w:r>
        <w:t xml:space="preserve">Model </w:t>
      </w:r>
      <w:r w:rsidR="00BF7B46">
        <w:t>Extensions</w:t>
      </w:r>
      <w:bookmarkEnd w:id="57"/>
    </w:p>
    <w:p w14:paraId="347567A3" w14:textId="1BCF32C2" w:rsidR="00BF7B46" w:rsidRDefault="00A2289A" w:rsidP="006B5FED">
      <w:r>
        <w:t xml:space="preserve">The items in this section have been extended from </w:t>
      </w:r>
      <w:r w:rsidR="002B0E70">
        <w:t xml:space="preserve">USLM </w:t>
      </w:r>
      <w:r>
        <w:t xml:space="preserve">1.0 </w:t>
      </w:r>
      <w:r w:rsidR="00D266F6">
        <w:t>for compatibility</w:t>
      </w:r>
      <w:r>
        <w:t>. Both existing and new documents are valid against the extended model</w:t>
      </w:r>
      <w:r w:rsidR="00A91FFD">
        <w:t>s</w:t>
      </w:r>
      <w:r w:rsidR="00200A42">
        <w:t>.</w:t>
      </w:r>
    </w:p>
    <w:p w14:paraId="1715B5CE" w14:textId="77777777" w:rsidR="006B5FED" w:rsidRDefault="00BF7B46" w:rsidP="002F13E9">
      <w:pPr>
        <w:pStyle w:val="Heading3"/>
      </w:pPr>
      <w:bookmarkStart w:id="58" w:name="_Toc516835532"/>
      <w:proofErr w:type="spellStart"/>
      <w:r>
        <w:t>LawDoc</w:t>
      </w:r>
      <w:bookmarkEnd w:id="58"/>
      <w:proofErr w:type="spellEnd"/>
    </w:p>
    <w:p w14:paraId="36EC4E4B" w14:textId="575388CD" w:rsidR="0042606D" w:rsidRDefault="0042606D" w:rsidP="006B5FED">
      <w:r>
        <w:t xml:space="preserve">The U.S. Code titles have very little prefatory material before the main body of text and no material after the end of the main body of text. Some other legislative </w:t>
      </w:r>
      <w:r w:rsidR="00840635">
        <w:t xml:space="preserve">and regulatory </w:t>
      </w:r>
      <w:r>
        <w:t xml:space="preserve">documents have much more material before and after the main text. To support this, the </w:t>
      </w:r>
      <w:r w:rsidR="00DC2FBD">
        <w:t xml:space="preserve">model for </w:t>
      </w:r>
      <w:proofErr w:type="spellStart"/>
      <w:r>
        <w:t>LawDocType</w:t>
      </w:r>
      <w:proofErr w:type="spellEnd"/>
      <w:r>
        <w:t xml:space="preserve"> has been extended with option</w:t>
      </w:r>
      <w:r w:rsidR="009C3AF7">
        <w:t>al</w:t>
      </w:r>
      <w:r>
        <w:t xml:space="preserve"> elements as illustrated below.</w:t>
      </w:r>
    </w:p>
    <w:p w14:paraId="22845E67" w14:textId="77777777" w:rsidR="0042606D" w:rsidRDefault="0042606D" w:rsidP="0042606D">
      <w:pPr>
        <w:jc w:val="center"/>
      </w:pPr>
      <w:r>
        <w:rPr>
          <w:noProof/>
          <w:lang w:val="en-CA" w:eastAsia="en-CA"/>
        </w:rPr>
        <w:lastRenderedPageBreak/>
        <w:drawing>
          <wp:inline distT="0" distB="0" distL="0" distR="0" wp14:anchorId="3FE58377" wp14:editId="5D337375">
            <wp:extent cx="3778288" cy="198723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5279" cy="1996171"/>
                    </a:xfrm>
                    <a:prstGeom prst="rect">
                      <a:avLst/>
                    </a:prstGeom>
                    <a:ln>
                      <a:solidFill>
                        <a:schemeClr val="tx1"/>
                      </a:solidFill>
                    </a:ln>
                  </pic:spPr>
                </pic:pic>
              </a:graphicData>
            </a:graphic>
          </wp:inline>
        </w:drawing>
      </w:r>
    </w:p>
    <w:p w14:paraId="514A7E55" w14:textId="77777777" w:rsidR="00B57E2E" w:rsidRDefault="00B57E2E">
      <w:r>
        <w:br w:type="page"/>
      </w:r>
    </w:p>
    <w:p w14:paraId="4B265003" w14:textId="31F21B54" w:rsidR="00A2289A" w:rsidRDefault="003F433D" w:rsidP="006B5FED">
      <w:r>
        <w:lastRenderedPageBreak/>
        <w:t>A</w:t>
      </w:r>
      <w:r w:rsidR="00C37FC3">
        <w:t>n optional</w:t>
      </w:r>
      <w:r w:rsidR="00194DAD">
        <w:t xml:space="preserve"> </w:t>
      </w:r>
      <w:r w:rsidR="00C37FC3">
        <w:t>&lt;</w:t>
      </w:r>
      <w:r w:rsidR="00A2289A">
        <w:t>preface</w:t>
      </w:r>
      <w:r w:rsidR="00C37FC3">
        <w:t>&gt; element</w:t>
      </w:r>
      <w:r w:rsidR="00DC2FBD">
        <w:t xml:space="preserve"> (discussed above)</w:t>
      </w:r>
      <w:r w:rsidR="00A2289A">
        <w:t xml:space="preserve"> </w:t>
      </w:r>
      <w:r>
        <w:t xml:space="preserve">may come </w:t>
      </w:r>
      <w:r w:rsidR="00194DAD">
        <w:t xml:space="preserve">before </w:t>
      </w:r>
      <w:r w:rsidR="00C37FC3">
        <w:t>&lt;</w:t>
      </w:r>
      <w:r w:rsidR="00194DAD">
        <w:t>main</w:t>
      </w:r>
      <w:r w:rsidR="002B0E70">
        <w:t>&gt;</w:t>
      </w:r>
      <w:del w:id="59" w:author="Author">
        <w:r w:rsidR="002B0E70" w:rsidDel="00AF7972">
          <w:delText>,</w:delText>
        </w:r>
      </w:del>
      <w:ins w:id="60" w:author="Author">
        <w:r w:rsidR="00AF7972">
          <w:t>.</w:t>
        </w:r>
      </w:ins>
      <w:r w:rsidR="002B0E70">
        <w:t xml:space="preserve"> </w:t>
      </w:r>
      <w:ins w:id="61" w:author="Author">
        <w:del w:id="62" w:author="Author">
          <w:r w:rsidR="00AF7972" w:rsidDel="00EE20DA">
            <w:delText>O</w:delText>
          </w:r>
        </w:del>
        <w:r w:rsidR="00EE20DA">
          <w:t>The o</w:t>
        </w:r>
        <w:r w:rsidR="00AF7972">
          <w:t xml:space="preserve">ptional </w:t>
        </w:r>
        <w:r w:rsidR="00EE20DA">
          <w:t xml:space="preserve">elements </w:t>
        </w:r>
        <w:r w:rsidR="00AF7972">
          <w:t xml:space="preserve">&lt;attestation&gt;, &lt;signatures&gt;, </w:t>
        </w:r>
      </w:ins>
      <w:r>
        <w:t>&lt;</w:t>
      </w:r>
      <w:r w:rsidR="00194DAD">
        <w:t>notes</w:t>
      </w:r>
      <w:r>
        <w:t>&gt;</w:t>
      </w:r>
      <w:r w:rsidR="00194DAD">
        <w:t xml:space="preserve">, </w:t>
      </w:r>
      <w:r>
        <w:t>&lt;</w:t>
      </w:r>
      <w:r w:rsidR="00A2289A">
        <w:t>backmatter</w:t>
      </w:r>
      <w:r>
        <w:t>&gt;</w:t>
      </w:r>
      <w:r w:rsidR="002B0E70">
        <w:t>,</w:t>
      </w:r>
      <w:r w:rsidR="00A2289A">
        <w:t xml:space="preserve"> and </w:t>
      </w:r>
      <w:r>
        <w:t>&lt;</w:t>
      </w:r>
      <w:proofErr w:type="spellStart"/>
      <w:r w:rsidR="00A2289A">
        <w:t>end</w:t>
      </w:r>
      <w:r w:rsidR="00C37FC3">
        <w:t>M</w:t>
      </w:r>
      <w:r w:rsidR="00A2289A">
        <w:t>arker</w:t>
      </w:r>
      <w:proofErr w:type="spellEnd"/>
      <w:r>
        <w:t>&gt; may follow &lt;main&gt;</w:t>
      </w:r>
      <w:r w:rsidR="00194DAD">
        <w:t xml:space="preserve"> before </w:t>
      </w:r>
      <w:r w:rsidR="00DC2FBD">
        <w:t xml:space="preserve">an </w:t>
      </w:r>
      <w:r>
        <w:t>&lt;</w:t>
      </w:r>
      <w:r w:rsidR="00194DAD">
        <w:t>appendix</w:t>
      </w:r>
      <w:r>
        <w:t>&gt;</w:t>
      </w:r>
      <w:r w:rsidR="00194DAD">
        <w:t>.</w:t>
      </w:r>
      <w:r w:rsidR="00F12C08">
        <w:t xml:space="preserve"> This extension allows modelling of the following documents:</w:t>
      </w:r>
    </w:p>
    <w:p w14:paraId="17D85E94" w14:textId="4373DAF0" w:rsidR="00F12C08" w:rsidRDefault="00F12C08" w:rsidP="00F12C08">
      <w:pPr>
        <w:ind w:left="720"/>
      </w:pPr>
      <w:proofErr w:type="spellStart"/>
      <w:r>
        <w:t>lawDoc</w:t>
      </w:r>
      <w:proofErr w:type="spellEnd"/>
      <w:r>
        <w:t xml:space="preserve">, bill, resolution, </w:t>
      </w:r>
      <w:proofErr w:type="spellStart"/>
      <w:r>
        <w:t>uscDoc</w:t>
      </w:r>
      <w:proofErr w:type="spellEnd"/>
      <w:r>
        <w:t xml:space="preserve">, </w:t>
      </w:r>
      <w:proofErr w:type="spellStart"/>
      <w:r w:rsidRPr="00F12C08">
        <w:rPr>
          <w:b/>
        </w:rPr>
        <w:t>pLaw</w:t>
      </w:r>
      <w:proofErr w:type="spellEnd"/>
      <w:r w:rsidRPr="00F12C08">
        <w:rPr>
          <w:b/>
        </w:rPr>
        <w:t xml:space="preserve">, </w:t>
      </w:r>
      <w:proofErr w:type="spellStart"/>
      <w:r w:rsidRPr="00F12C08">
        <w:rPr>
          <w:b/>
        </w:rPr>
        <w:t>statutesAtLarge</w:t>
      </w:r>
      <w:proofErr w:type="spellEnd"/>
      <w:r w:rsidRPr="00F12C08">
        <w:rPr>
          <w:b/>
        </w:rPr>
        <w:t xml:space="preserve">, amendment, </w:t>
      </w:r>
      <w:proofErr w:type="spellStart"/>
      <w:r w:rsidRPr="00F12C08">
        <w:rPr>
          <w:b/>
        </w:rPr>
        <w:t>frDoc</w:t>
      </w:r>
      <w:proofErr w:type="spellEnd"/>
      <w:r w:rsidRPr="00F12C08">
        <w:rPr>
          <w:b/>
        </w:rPr>
        <w:t xml:space="preserve">, rule, </w:t>
      </w:r>
      <w:proofErr w:type="spellStart"/>
      <w:r w:rsidRPr="00F12C08">
        <w:rPr>
          <w:b/>
        </w:rPr>
        <w:t>presidentialDoc</w:t>
      </w:r>
      <w:proofErr w:type="spellEnd"/>
      <w:r w:rsidRPr="00F12C08">
        <w:rPr>
          <w:b/>
        </w:rPr>
        <w:t xml:space="preserve">, </w:t>
      </w:r>
      <w:proofErr w:type="spellStart"/>
      <w:r w:rsidRPr="00F12C08">
        <w:rPr>
          <w:b/>
        </w:rPr>
        <w:t>cfrDoc</w:t>
      </w:r>
      <w:proofErr w:type="spellEnd"/>
      <w:r w:rsidR="00ED4833">
        <w:rPr>
          <w:b/>
        </w:rPr>
        <w:t xml:space="preserve">, </w:t>
      </w:r>
      <w:proofErr w:type="spellStart"/>
      <w:r w:rsidR="00ED4833">
        <w:rPr>
          <w:b/>
        </w:rPr>
        <w:t>statuteCompilation</w:t>
      </w:r>
      <w:proofErr w:type="spellEnd"/>
    </w:p>
    <w:p w14:paraId="62B12549" w14:textId="77777777" w:rsidR="005015AE" w:rsidRDefault="005015AE" w:rsidP="002F13E9">
      <w:pPr>
        <w:pStyle w:val="Heading3"/>
      </w:pPr>
      <w:bookmarkStart w:id="63" w:name="_Toc516835533"/>
      <w:r>
        <w:t>Level</w:t>
      </w:r>
      <w:bookmarkEnd w:id="63"/>
    </w:p>
    <w:p w14:paraId="40F05356" w14:textId="5994B9CD" w:rsidR="007C3976" w:rsidRDefault="00DC2FBD" w:rsidP="006B5FED">
      <w:r>
        <w:t>The “level” model, used in all hierarchical provisions, allows a m</w:t>
      </w:r>
      <w:r w:rsidR="005015AE">
        <w:t>ore flexible arrangement of num, heading, ToC</w:t>
      </w:r>
      <w:r>
        <w:t>, appropriations</w:t>
      </w:r>
      <w:r w:rsidR="005015AE">
        <w:t xml:space="preserve"> and </w:t>
      </w:r>
      <w:r w:rsidR="00B86B25">
        <w:t xml:space="preserve">appendix </w:t>
      </w:r>
      <w:r w:rsidR="00675B8E">
        <w:t>elements</w:t>
      </w:r>
      <w:r w:rsidR="005015AE">
        <w:t xml:space="preserve"> within a level.</w:t>
      </w:r>
      <w:r w:rsidR="00C37FC3">
        <w:t xml:space="preserve"> </w:t>
      </w:r>
      <w:r>
        <w:t xml:space="preserve">For instance, a &lt;heading&gt; can precede &lt;num&gt; which was not allowed in </w:t>
      </w:r>
      <w:r w:rsidR="002B0E70">
        <w:t xml:space="preserve">USLM </w:t>
      </w:r>
      <w:r>
        <w:t>1.0.</w:t>
      </w:r>
    </w:p>
    <w:p w14:paraId="5EB9E0B5" w14:textId="77777777" w:rsidR="005015AE" w:rsidRDefault="007C3976" w:rsidP="002F13E9">
      <w:pPr>
        <w:pStyle w:val="Heading3"/>
      </w:pPr>
      <w:bookmarkStart w:id="64" w:name="_Toc516835534"/>
      <w:proofErr w:type="spellStart"/>
      <w:r>
        <w:t>HeadingStructure</w:t>
      </w:r>
      <w:bookmarkEnd w:id="64"/>
      <w:proofErr w:type="spellEnd"/>
    </w:p>
    <w:p w14:paraId="1BEE711F" w14:textId="73C9B8F1" w:rsidR="007C3976" w:rsidRDefault="00E23AB8" w:rsidP="006B5FED">
      <w:proofErr w:type="spellStart"/>
      <w:r>
        <w:t>HeadingStructure</w:t>
      </w:r>
      <w:proofErr w:type="spellEnd"/>
      <w:r>
        <w:t xml:space="preserve"> now allows a m</w:t>
      </w:r>
      <w:r w:rsidR="007C3976">
        <w:t>ore flexible arrangement of headings, subheadings</w:t>
      </w:r>
      <w:r w:rsidR="002B0E70">
        <w:t>,</w:t>
      </w:r>
      <w:r w:rsidR="007C3976">
        <w:t xml:space="preserve"> and notes.</w:t>
      </w:r>
    </w:p>
    <w:p w14:paraId="25768549" w14:textId="77777777" w:rsidR="00AF6973" w:rsidRDefault="00AF6973" w:rsidP="002F13E9">
      <w:pPr>
        <w:pStyle w:val="Heading3"/>
      </w:pPr>
      <w:bookmarkStart w:id="65" w:name="_Toc516835535"/>
      <w:r>
        <w:t>Amendments</w:t>
      </w:r>
      <w:bookmarkEnd w:id="65"/>
    </w:p>
    <w:p w14:paraId="4EE3FEE3" w14:textId="77777777" w:rsidR="00AF6973" w:rsidRDefault="00E23AB8" w:rsidP="006B5FED">
      <w:r>
        <w:t>In order to allow the use of the element &lt;action&gt; in the context of bill actions, the existing use of &lt;action&gt; within amendments has been changed to &lt;</w:t>
      </w:r>
      <w:proofErr w:type="spellStart"/>
      <w:r>
        <w:t>amendingAction</w:t>
      </w:r>
      <w:proofErr w:type="spellEnd"/>
      <w:r>
        <w:t>&gt;.</w:t>
      </w:r>
    </w:p>
    <w:p w14:paraId="1BB61B3D" w14:textId="39A8C73D" w:rsidR="00AF6973" w:rsidRDefault="00E23AB8" w:rsidP="006B5FED">
      <w:r>
        <w:t>The existing action “renumber” was renamed “redesignate” to better match the terminology used in Congress. Additional action of “</w:t>
      </w:r>
      <w:r w:rsidR="00AF6973">
        <w:t>conform</w:t>
      </w:r>
      <w:r w:rsidR="00F42A5B">
        <w:t>” and</w:t>
      </w:r>
      <w:r w:rsidR="00AF6973">
        <w:t xml:space="preserve"> </w:t>
      </w:r>
      <w:r w:rsidR="00F42A5B">
        <w:t>“</w:t>
      </w:r>
      <w:r w:rsidR="00AF6973">
        <w:t>unknown</w:t>
      </w:r>
      <w:r w:rsidR="00F42A5B">
        <w:t>” were added</w:t>
      </w:r>
      <w:r w:rsidR="00AF6973">
        <w:t>.</w:t>
      </w:r>
    </w:p>
    <w:p w14:paraId="343FC5A8" w14:textId="77777777" w:rsidR="00AF6973" w:rsidRDefault="00F222BB" w:rsidP="002F13E9">
      <w:pPr>
        <w:pStyle w:val="Heading3"/>
      </w:pPr>
      <w:bookmarkStart w:id="66" w:name="_Toc516835536"/>
      <w:r>
        <w:t>Appendix</w:t>
      </w:r>
      <w:bookmarkEnd w:id="66"/>
    </w:p>
    <w:p w14:paraId="0D8E9759" w14:textId="77777777" w:rsidR="00F222BB" w:rsidRDefault="00F42A5B" w:rsidP="006B5FED">
      <w:r>
        <w:t>The model for</w:t>
      </w:r>
      <w:r w:rsidR="00F222BB">
        <w:t xml:space="preserve"> </w:t>
      </w:r>
      <w:r>
        <w:t>&lt;</w:t>
      </w:r>
      <w:r w:rsidR="00F222BB">
        <w:t>appendix</w:t>
      </w:r>
      <w:r>
        <w:t>&gt; was modified to better match actual appendix</w:t>
      </w:r>
      <w:r w:rsidR="00F222BB">
        <w:t xml:space="preserve"> instances (previously unused)</w:t>
      </w:r>
      <w:r>
        <w:t>.</w:t>
      </w:r>
    </w:p>
    <w:p w14:paraId="3250F897" w14:textId="77777777" w:rsidR="00F222BB" w:rsidRDefault="00F222BB" w:rsidP="002F13E9">
      <w:pPr>
        <w:pStyle w:val="Heading3"/>
      </w:pPr>
      <w:bookmarkStart w:id="67" w:name="_Toc516835537"/>
      <w:r>
        <w:t>Signature</w:t>
      </w:r>
      <w:bookmarkEnd w:id="67"/>
    </w:p>
    <w:p w14:paraId="675D88BA" w14:textId="05C6CCD3" w:rsidR="007A5A61" w:rsidRDefault="00F42A5B" w:rsidP="00F42A5B">
      <w:r>
        <w:t>The model for &lt;</w:t>
      </w:r>
      <w:r w:rsidR="00F222BB">
        <w:t>signature</w:t>
      </w:r>
      <w:r>
        <w:t>s&gt;</w:t>
      </w:r>
      <w:r w:rsidR="00F222BB">
        <w:t xml:space="preserve"> </w:t>
      </w:r>
      <w:r>
        <w:t xml:space="preserve">was modified to better match actual signature </w:t>
      </w:r>
      <w:r w:rsidR="00F222BB">
        <w:t>instances (previously unused)</w:t>
      </w:r>
      <w:r>
        <w:t xml:space="preserve">. Elements were added </w:t>
      </w:r>
      <w:r w:rsidRPr="00F42A5B">
        <w:t xml:space="preserve">for </w:t>
      </w:r>
      <w:r w:rsidRPr="00B903E4">
        <w:rPr>
          <w:b/>
        </w:rPr>
        <w:t>&lt;</w:t>
      </w:r>
      <w:r w:rsidR="007A5A61" w:rsidRPr="00B903E4">
        <w:rPr>
          <w:b/>
        </w:rPr>
        <w:t>notation</w:t>
      </w:r>
      <w:r w:rsidRPr="00B903E4">
        <w:rPr>
          <w:b/>
        </w:rPr>
        <w:t>&gt;</w:t>
      </w:r>
      <w:r w:rsidRPr="00F42A5B">
        <w:t xml:space="preserve"> and</w:t>
      </w:r>
      <w:r w:rsidR="007A5A61" w:rsidRPr="00F42A5B">
        <w:t xml:space="preserve"> </w:t>
      </w:r>
      <w:r w:rsidRPr="00B903E4">
        <w:rPr>
          <w:b/>
        </w:rPr>
        <w:t>&lt;</w:t>
      </w:r>
      <w:r w:rsidR="007A5A61" w:rsidRPr="00B903E4">
        <w:rPr>
          <w:b/>
        </w:rPr>
        <w:t>autograph</w:t>
      </w:r>
      <w:r w:rsidRPr="00B903E4">
        <w:rPr>
          <w:b/>
        </w:rPr>
        <w:t>&gt;</w:t>
      </w:r>
      <w:r>
        <w:t>.</w:t>
      </w:r>
    </w:p>
    <w:p w14:paraId="0A53398A" w14:textId="77777777" w:rsidR="00EB38F5" w:rsidRDefault="00F42A5B" w:rsidP="00194DAD">
      <w:pPr>
        <w:pStyle w:val="Heading2"/>
        <w:ind w:left="540" w:hanging="540"/>
      </w:pPr>
      <w:bookmarkStart w:id="68" w:name="_Toc516835538"/>
      <w:r>
        <w:rPr>
          <w:bCs w:val="0"/>
          <w:smallCaps w:val="0"/>
        </w:rPr>
        <w:t>Tables</w:t>
      </w:r>
      <w:bookmarkEnd w:id="68"/>
    </w:p>
    <w:p w14:paraId="75D8E9A2" w14:textId="50DA2B3B" w:rsidR="008C1015" w:rsidRDefault="008F0387" w:rsidP="006B5FED">
      <w:r>
        <w:t xml:space="preserve">In USLM 1.0, the table model was not defined, and the use of XHTML tables was encouraged. In USLM 2.0, the table model is still based on XHTML, but it has been significantly customized to meet </w:t>
      </w:r>
      <w:r w:rsidR="00CD6E99">
        <w:t>the needs of the documents being modeled</w:t>
      </w:r>
      <w:r>
        <w:t>. The basic structure is XHTML 1.0, with the standard &lt;table&gt;, &lt;caption&gt;, &lt;</w:t>
      </w:r>
      <w:proofErr w:type="spellStart"/>
      <w:r>
        <w:t>thead</w:t>
      </w:r>
      <w:proofErr w:type="spellEnd"/>
      <w:r>
        <w:t xml:space="preserve">&gt;, </w:t>
      </w:r>
      <w:r w:rsidR="008C1015">
        <w:t>&lt;</w:t>
      </w:r>
      <w:proofErr w:type="spellStart"/>
      <w:r w:rsidR="008C1015">
        <w:t>tfoot</w:t>
      </w:r>
      <w:proofErr w:type="spellEnd"/>
      <w:r w:rsidR="008C1015">
        <w:t xml:space="preserve">&gt;, </w:t>
      </w:r>
      <w:r>
        <w:t>&lt;</w:t>
      </w:r>
      <w:proofErr w:type="spellStart"/>
      <w:r>
        <w:t>tbody</w:t>
      </w:r>
      <w:proofErr w:type="spellEnd"/>
      <w:r>
        <w:t xml:space="preserve">&gt;, </w:t>
      </w:r>
      <w:r w:rsidR="008C1015">
        <w:t>&lt;</w:t>
      </w:r>
      <w:proofErr w:type="spellStart"/>
      <w:r w:rsidR="008C1015">
        <w:t>colgroup</w:t>
      </w:r>
      <w:proofErr w:type="spellEnd"/>
      <w:r w:rsidR="008C1015">
        <w:t xml:space="preserve">&gt;, &lt;col&gt;, </w:t>
      </w:r>
      <w:r>
        <w:t>&lt;tr&gt;, and &lt;td&gt; elements</w:t>
      </w:r>
      <w:r w:rsidR="008C1015">
        <w:t xml:space="preserve"> taken from the XHTML namespace</w:t>
      </w:r>
      <w:r>
        <w:t xml:space="preserve">. </w:t>
      </w:r>
      <w:r w:rsidR="008C1015">
        <w:t xml:space="preserve"> Inline</w:t>
      </w:r>
      <w:ins w:id="69" w:author="Author">
        <w:r w:rsidR="00FA10A6">
          <w:t>, p,</w:t>
        </w:r>
      </w:ins>
      <w:r w:rsidR="008C1015">
        <w:t xml:space="preserve"> and note elements from USLM are allowed in table cells along with character content. Attributes were added to match USLM processing needs with similar names to those used in Bill DTD:</w:t>
      </w:r>
    </w:p>
    <w:p w14:paraId="38359260" w14:textId="6234121F" w:rsidR="008C1015" w:rsidRPr="00B903E4" w:rsidRDefault="008C1015" w:rsidP="006B5FED">
      <w:pPr>
        <w:rPr>
          <w:b/>
        </w:rPr>
      </w:pPr>
      <w:r w:rsidRPr="00B903E4">
        <w:rPr>
          <w:b/>
        </w:rPr>
        <w:t>@stubHierarchy</w:t>
      </w:r>
      <w:r>
        <w:t xml:space="preserve">, </w:t>
      </w:r>
      <w:r w:rsidRPr="00B903E4">
        <w:rPr>
          <w:b/>
        </w:rPr>
        <w:t>@textHierarchy</w:t>
      </w:r>
      <w:r>
        <w:t xml:space="preserve">, </w:t>
      </w:r>
      <w:r w:rsidRPr="008C1015">
        <w:rPr>
          <w:b/>
        </w:rPr>
        <w:t>@</w:t>
      </w:r>
      <w:r w:rsidRPr="00B903E4">
        <w:rPr>
          <w:b/>
        </w:rPr>
        <w:t>blockStyle</w:t>
      </w:r>
      <w:r>
        <w:t xml:space="preserve">, </w:t>
      </w:r>
      <w:r>
        <w:rPr>
          <w:b/>
        </w:rPr>
        <w:t>@leaders</w:t>
      </w:r>
      <w:r>
        <w:t xml:space="preserve">, </w:t>
      </w:r>
      <w:r>
        <w:rPr>
          <w:b/>
        </w:rPr>
        <w:t>@leaderAlign</w:t>
      </w:r>
      <w:r w:rsidR="00A0339E">
        <w:rPr>
          <w:b/>
        </w:rPr>
        <w:t>, @id, @identifier</w:t>
      </w:r>
      <w:ins w:id="70" w:author="Author">
        <w:r w:rsidR="008337B7">
          <w:rPr>
            <w:b/>
          </w:rPr>
          <w:t>, @orientation</w:t>
        </w:r>
      </w:ins>
    </w:p>
    <w:p w14:paraId="7FAC7E1B" w14:textId="77777777" w:rsidR="00FD6464" w:rsidRPr="00FD6464" w:rsidRDefault="00FD6464" w:rsidP="00FD6464">
      <w:pPr>
        <w:pStyle w:val="Heading2"/>
        <w:ind w:left="540" w:hanging="540"/>
        <w:rPr>
          <w:bCs w:val="0"/>
          <w:smallCaps w:val="0"/>
        </w:rPr>
      </w:pPr>
      <w:bookmarkStart w:id="71" w:name="_Toc516835539"/>
      <w:r w:rsidRPr="00FD6464">
        <w:rPr>
          <w:bCs w:val="0"/>
          <w:smallCaps w:val="0"/>
        </w:rPr>
        <w:t>Document Actions</w:t>
      </w:r>
      <w:bookmarkEnd w:id="71"/>
    </w:p>
    <w:p w14:paraId="176ECBF2" w14:textId="65027E94" w:rsidR="00FD6464" w:rsidRDefault="007B343C" w:rsidP="006B5FED">
      <w:r>
        <w:t xml:space="preserve">Legislative actions on a document were modelled more thoroughly. Elements were added for </w:t>
      </w:r>
      <w:r w:rsidRPr="00B903E4">
        <w:rPr>
          <w:b/>
        </w:rPr>
        <w:t>&lt;a</w:t>
      </w:r>
      <w:r w:rsidR="00FD6464" w:rsidRPr="00B903E4">
        <w:rPr>
          <w:b/>
        </w:rPr>
        <w:t>ction</w:t>
      </w:r>
      <w:r w:rsidRPr="00B903E4">
        <w:rPr>
          <w:b/>
        </w:rPr>
        <w:t>&gt;</w:t>
      </w:r>
      <w:r w:rsidR="00FD6464">
        <w:t xml:space="preserve">, </w:t>
      </w:r>
      <w:r w:rsidRPr="00B903E4">
        <w:rPr>
          <w:b/>
        </w:rPr>
        <w:t>&lt;</w:t>
      </w:r>
      <w:proofErr w:type="spellStart"/>
      <w:r w:rsidR="00FD6464" w:rsidRPr="00B903E4">
        <w:rPr>
          <w:b/>
        </w:rPr>
        <w:t>actionDescription</w:t>
      </w:r>
      <w:proofErr w:type="spellEnd"/>
      <w:r w:rsidRPr="00B903E4">
        <w:rPr>
          <w:b/>
        </w:rPr>
        <w:t>&gt;</w:t>
      </w:r>
      <w:r w:rsidR="00FD6464">
        <w:t xml:space="preserve">, </w:t>
      </w:r>
      <w:del w:id="72" w:author="Author">
        <w:r w:rsidDel="008337B7">
          <w:delText xml:space="preserve">and </w:delText>
        </w:r>
      </w:del>
      <w:r w:rsidRPr="00B903E4">
        <w:rPr>
          <w:b/>
        </w:rPr>
        <w:t>&lt;</w:t>
      </w:r>
      <w:proofErr w:type="spellStart"/>
      <w:r w:rsidR="00FD6464" w:rsidRPr="00B903E4">
        <w:rPr>
          <w:b/>
        </w:rPr>
        <w:t>actionInstruction</w:t>
      </w:r>
      <w:proofErr w:type="spellEnd"/>
      <w:r w:rsidRPr="00B903E4">
        <w:rPr>
          <w:b/>
        </w:rPr>
        <w:t>&gt;</w:t>
      </w:r>
      <w:ins w:id="73" w:author="Author">
        <w:r w:rsidR="008337B7">
          <w:rPr>
            <w:b/>
          </w:rPr>
          <w:t xml:space="preserve">, &lt;committee&gt;, &lt;sponsor&gt;, &lt;cosponsor&gt;, </w:t>
        </w:r>
        <w:r w:rsidR="008337B7" w:rsidRPr="00B25D1C">
          <w:rPr>
            <w:bCs/>
          </w:rPr>
          <w:t>and</w:t>
        </w:r>
        <w:r w:rsidR="008337B7">
          <w:rPr>
            <w:b/>
          </w:rPr>
          <w:t xml:space="preserve"> &lt;</w:t>
        </w:r>
        <w:proofErr w:type="spellStart"/>
        <w:r w:rsidR="008337B7">
          <w:rPr>
            <w:b/>
          </w:rPr>
          <w:t>nonsponsor</w:t>
        </w:r>
        <w:proofErr w:type="spellEnd"/>
        <w:r w:rsidR="008337B7">
          <w:rPr>
            <w:b/>
          </w:rPr>
          <w:t>&gt;</w:t>
        </w:r>
      </w:ins>
      <w:r>
        <w:t>.</w:t>
      </w:r>
    </w:p>
    <w:p w14:paraId="112B5184" w14:textId="58EAC379" w:rsidR="00D44B6D" w:rsidRDefault="00D44B6D" w:rsidP="006B5FED">
      <w:r>
        <w:t xml:space="preserve">An example </w:t>
      </w:r>
      <w:r w:rsidR="00254D3D">
        <w:t xml:space="preserve">of these elements in use </w:t>
      </w:r>
      <w:r>
        <w:t>from 115 HCONRES 18 ENR</w:t>
      </w:r>
      <w:r w:rsidR="00254D3D">
        <w:t>:</w:t>
      </w:r>
    </w:p>
    <w:p w14:paraId="4A6CAC09" w14:textId="4610BD58" w:rsidR="00D44B6D" w:rsidRPr="002C4155" w:rsidRDefault="00D44B6D" w:rsidP="002C4155">
      <w:pPr>
        <w:shd w:val="clear" w:color="auto" w:fill="FFFFFF"/>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color w:val="000096"/>
          <w:sz w:val="24"/>
          <w:szCs w:val="24"/>
          <w:highlight w:val="white"/>
        </w:rPr>
        <w:lastRenderedPageBreak/>
        <w:t>&lt;action&gt;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 xml:space="preserve">  &lt;</w:t>
      </w:r>
      <w:proofErr w:type="spellStart"/>
      <w:r>
        <w:rPr>
          <w:rFonts w:ascii="Times New Roman" w:hAnsi="Times New Roman" w:cs="Times New Roman"/>
          <w:color w:val="000096"/>
          <w:sz w:val="24"/>
          <w:szCs w:val="24"/>
          <w:highlight w:val="white"/>
        </w:rPr>
        <w:t>actionDescription</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Agreed to</w:t>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actionDescription</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 xml:space="preserve">  &lt;date</w:t>
      </w:r>
      <w:r>
        <w:rPr>
          <w:rFonts w:ascii="Times New Roman" w:hAnsi="Times New Roman" w:cs="Times New Roman"/>
          <w:color w:val="F5844C"/>
          <w:sz w:val="24"/>
          <w:szCs w:val="24"/>
          <w:highlight w:val="white"/>
        </w:rPr>
        <w:t xml:space="preserve"> date</w:t>
      </w:r>
      <w:r>
        <w:rPr>
          <w:rFonts w:ascii="Times New Roman" w:hAnsi="Times New Roman" w:cs="Times New Roman"/>
          <w:color w:val="FF8040"/>
          <w:sz w:val="24"/>
          <w:szCs w:val="24"/>
          <w:highlight w:val="white"/>
        </w:rPr>
        <w:t>=</w:t>
      </w:r>
      <w:r>
        <w:rPr>
          <w:rFonts w:ascii="Times New Roman" w:hAnsi="Times New Roman" w:cs="Times New Roman"/>
          <w:color w:val="993300"/>
          <w:sz w:val="24"/>
          <w:szCs w:val="24"/>
          <w:highlight w:val="white"/>
        </w:rPr>
        <w:t>"2017-02-10"</w:t>
      </w:r>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February 10, 2017</w:t>
      </w:r>
      <w:r>
        <w:rPr>
          <w:rFonts w:ascii="Times New Roman" w:hAnsi="Times New Roman" w:cs="Times New Roman"/>
          <w:color w:val="000096"/>
          <w:sz w:val="24"/>
          <w:szCs w:val="24"/>
          <w:highlight w:val="white"/>
        </w:rPr>
        <w:t>&lt;/date&gt;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&lt;/action&gt;</w:t>
      </w:r>
    </w:p>
    <w:p w14:paraId="1092B964" w14:textId="77777777" w:rsidR="00FD6464" w:rsidRPr="00075B8B" w:rsidRDefault="00FD6464" w:rsidP="00075B8B">
      <w:pPr>
        <w:pStyle w:val="Heading2"/>
        <w:ind w:left="540" w:hanging="540"/>
        <w:rPr>
          <w:bCs w:val="0"/>
          <w:smallCaps w:val="0"/>
        </w:rPr>
      </w:pPr>
      <w:bookmarkStart w:id="74" w:name="_Toc516835540"/>
      <w:r w:rsidRPr="00075B8B">
        <w:rPr>
          <w:bCs w:val="0"/>
          <w:smallCaps w:val="0"/>
        </w:rPr>
        <w:t>Document</w:t>
      </w:r>
      <w:r w:rsidR="00075B8B" w:rsidRPr="00075B8B">
        <w:rPr>
          <w:bCs w:val="0"/>
          <w:smallCaps w:val="0"/>
        </w:rPr>
        <w:t xml:space="preserve"> </w:t>
      </w:r>
      <w:r w:rsidRPr="00075B8B">
        <w:rPr>
          <w:bCs w:val="0"/>
          <w:smallCaps w:val="0"/>
        </w:rPr>
        <w:t>Titles</w:t>
      </w:r>
      <w:bookmarkEnd w:id="74"/>
    </w:p>
    <w:p w14:paraId="67DEE6D3" w14:textId="77777777" w:rsidR="00075B8B" w:rsidRDefault="007B343C" w:rsidP="006B5FED">
      <w:r>
        <w:t xml:space="preserve">Legislative document titles were modelled more thoroughly. Elements were added for </w:t>
      </w:r>
      <w:r w:rsidRPr="00B903E4">
        <w:rPr>
          <w:b/>
        </w:rPr>
        <w:t>&lt;</w:t>
      </w:r>
      <w:proofErr w:type="spellStart"/>
      <w:r w:rsidR="00075B8B" w:rsidRPr="00B903E4">
        <w:rPr>
          <w:b/>
        </w:rPr>
        <w:t>longTitle</w:t>
      </w:r>
      <w:proofErr w:type="spellEnd"/>
      <w:r w:rsidRPr="00B903E4">
        <w:rPr>
          <w:b/>
        </w:rPr>
        <w:t>&gt;</w:t>
      </w:r>
      <w:r w:rsidR="00075B8B" w:rsidRPr="008C1015">
        <w:t>,</w:t>
      </w:r>
      <w:r w:rsidR="00075B8B">
        <w:t xml:space="preserve"> </w:t>
      </w:r>
      <w:r w:rsidRPr="00B903E4">
        <w:rPr>
          <w:b/>
        </w:rPr>
        <w:t>&lt;</w:t>
      </w:r>
      <w:proofErr w:type="spellStart"/>
      <w:r w:rsidR="00075B8B" w:rsidRPr="00B903E4">
        <w:rPr>
          <w:b/>
        </w:rPr>
        <w:t>docTitle</w:t>
      </w:r>
      <w:proofErr w:type="spellEnd"/>
      <w:r w:rsidRPr="00B903E4">
        <w:rPr>
          <w:b/>
        </w:rPr>
        <w:t>&gt;</w:t>
      </w:r>
      <w:r w:rsidR="00075B8B" w:rsidRPr="008C1015">
        <w:t xml:space="preserve">, </w:t>
      </w:r>
      <w:r w:rsidRPr="00B903E4">
        <w:rPr>
          <w:b/>
        </w:rPr>
        <w:t>&lt;</w:t>
      </w:r>
      <w:proofErr w:type="spellStart"/>
      <w:r w:rsidR="00075B8B" w:rsidRPr="00B903E4">
        <w:rPr>
          <w:b/>
        </w:rPr>
        <w:t>officialTitle</w:t>
      </w:r>
      <w:proofErr w:type="spellEnd"/>
      <w:r w:rsidRPr="00B903E4">
        <w:rPr>
          <w:b/>
        </w:rPr>
        <w:t>&gt;</w:t>
      </w:r>
      <w:r w:rsidR="00075B8B" w:rsidRPr="008C1015">
        <w:t xml:space="preserve">, </w:t>
      </w:r>
      <w:r w:rsidRPr="008C1015">
        <w:t xml:space="preserve">and </w:t>
      </w:r>
      <w:r w:rsidRPr="00B903E4">
        <w:rPr>
          <w:b/>
        </w:rPr>
        <w:t>&lt;</w:t>
      </w:r>
      <w:proofErr w:type="spellStart"/>
      <w:r w:rsidR="00075B8B" w:rsidRPr="00B903E4">
        <w:rPr>
          <w:b/>
        </w:rPr>
        <w:t>shortTitle</w:t>
      </w:r>
      <w:proofErr w:type="spellEnd"/>
      <w:r w:rsidRPr="00B903E4">
        <w:rPr>
          <w:b/>
        </w:rPr>
        <w:t>&gt;</w:t>
      </w:r>
      <w:r w:rsidRPr="008C1015">
        <w:t>.</w:t>
      </w:r>
    </w:p>
    <w:p w14:paraId="074760AC" w14:textId="10EFD9AD" w:rsidR="00D44B6D" w:rsidRDefault="00D44B6D" w:rsidP="00D44B6D">
      <w:pPr>
        <w:shd w:val="clear" w:color="auto" w:fill="FFFFFF"/>
        <w:autoSpaceDE w:val="0"/>
        <w:autoSpaceDN w:val="0"/>
        <w:adjustRightInd w:val="0"/>
        <w:spacing w:after="0" w:line="240" w:lineRule="auto"/>
        <w:rPr>
          <w:rFonts w:ascii="Times New Roman" w:hAnsi="Times New Roman" w:cs="Times New Roman"/>
          <w:color w:val="000000"/>
          <w:sz w:val="24"/>
          <w:szCs w:val="24"/>
          <w:highlight w:val="white"/>
        </w:rPr>
      </w:pPr>
      <w:r>
        <w:t xml:space="preserve">An example of these elements in use from </w:t>
      </w:r>
      <w:r>
        <w:rPr>
          <w:rFonts w:ascii="Times New Roman" w:hAnsi="Times New Roman" w:cs="Times New Roman"/>
          <w:color w:val="000000"/>
          <w:sz w:val="24"/>
          <w:szCs w:val="24"/>
          <w:highlight w:val="white"/>
        </w:rPr>
        <w:t>115 HR 255 ENR</w:t>
      </w:r>
      <w:r w:rsidR="00254D3D">
        <w:rPr>
          <w:rFonts w:ascii="Times New Roman" w:hAnsi="Times New Roman" w:cs="Times New Roman"/>
          <w:color w:val="000000"/>
          <w:sz w:val="24"/>
          <w:szCs w:val="24"/>
          <w:highlight w:val="white"/>
        </w:rPr>
        <w:t>:</w:t>
      </w:r>
    </w:p>
    <w:p w14:paraId="6D05E13A" w14:textId="637B6C1F" w:rsidR="00254D3D" w:rsidRDefault="00254D3D" w:rsidP="00254D3D">
      <w:pPr>
        <w:shd w:val="clear" w:color="auto" w:fill="FFFFFF"/>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longTitle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An Act</w:t>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docTitle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officialTitle</w:t>
      </w:r>
      <w:proofErr w:type="spellEnd"/>
      <w:r>
        <w:rPr>
          <w:rFonts w:ascii="Times New Roman" w:hAnsi="Times New Roman" w:cs="Times New Roman"/>
          <w:color w:val="F5844C"/>
          <w:sz w:val="24"/>
          <w:szCs w:val="24"/>
          <w:highlight w:val="white"/>
        </w:rPr>
        <w:t>&gt;</w:t>
      </w:r>
      <w:r>
        <w:rPr>
          <w:rFonts w:ascii="Times New Roman" w:hAnsi="Times New Roman" w:cs="Times New Roman"/>
          <w:color w:val="000000"/>
          <w:sz w:val="24"/>
          <w:szCs w:val="24"/>
          <w:highlight w:val="white"/>
        </w:rPr>
        <w:t xml:space="preserve">To authorize the National Science Foundation to support entrepreneurial programs for </w:t>
      </w:r>
      <w:proofErr w:type="gramStart"/>
      <w:r>
        <w:rPr>
          <w:rFonts w:ascii="Times New Roman" w:hAnsi="Times New Roman" w:cs="Times New Roman"/>
          <w:color w:val="000000"/>
          <w:sz w:val="24"/>
          <w:szCs w:val="24"/>
          <w:highlight w:val="white"/>
        </w:rPr>
        <w:t>women.</w:t>
      </w:r>
      <w:r>
        <w:rPr>
          <w:rFonts w:ascii="Times New Roman" w:hAnsi="Times New Roman" w:cs="Times New Roman"/>
          <w:color w:val="000096"/>
          <w:sz w:val="24"/>
          <w:szCs w:val="24"/>
          <w:highlight w:val="white"/>
        </w:rPr>
        <w:t>&lt;</w:t>
      </w:r>
      <w:proofErr w:type="gramEnd"/>
      <w:r>
        <w:rPr>
          <w:rFonts w:ascii="Times New Roman" w:hAnsi="Times New Roman" w:cs="Times New Roman"/>
          <w:color w:val="000096"/>
          <w:sz w:val="24"/>
          <w:szCs w:val="24"/>
          <w:highlight w:val="white"/>
        </w:rPr>
        <w:t>/</w:t>
      </w:r>
      <w:proofErr w:type="spellStart"/>
      <w:r>
        <w:rPr>
          <w:rFonts w:ascii="Times New Roman" w:hAnsi="Times New Roman" w:cs="Times New Roman"/>
          <w:color w:val="000096"/>
          <w:sz w:val="24"/>
          <w:szCs w:val="24"/>
          <w:highlight w:val="white"/>
        </w:rPr>
        <w:t>officialTitle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longTitle</w:t>
      </w:r>
      <w:proofErr w:type="spellEnd"/>
      <w:r>
        <w:rPr>
          <w:rFonts w:ascii="Times New Roman" w:hAnsi="Times New Roman" w:cs="Times New Roman"/>
          <w:color w:val="000096"/>
          <w:sz w:val="24"/>
          <w:szCs w:val="24"/>
          <w:highlight w:val="white"/>
        </w:rPr>
        <w:t>&gt;</w:t>
      </w:r>
    </w:p>
    <w:p w14:paraId="0B3CBE46" w14:textId="345C4D16" w:rsidR="00D44B6D" w:rsidRDefault="00D44B6D" w:rsidP="006B5FED"/>
    <w:p w14:paraId="6D4A2103" w14:textId="77777777" w:rsidR="007B343C" w:rsidRPr="007B343C" w:rsidRDefault="007B343C" w:rsidP="007B343C">
      <w:pPr>
        <w:pStyle w:val="Heading2"/>
        <w:ind w:left="540" w:hanging="540"/>
        <w:rPr>
          <w:bCs w:val="0"/>
          <w:smallCaps w:val="0"/>
        </w:rPr>
      </w:pPr>
      <w:bookmarkStart w:id="75" w:name="_Toc516835541"/>
      <w:r w:rsidRPr="007B343C">
        <w:rPr>
          <w:bCs w:val="0"/>
          <w:smallCaps w:val="0"/>
        </w:rPr>
        <w:t>Content Tagging</w:t>
      </w:r>
      <w:bookmarkEnd w:id="75"/>
    </w:p>
    <w:p w14:paraId="4FE173AA" w14:textId="77777777" w:rsidR="007B343C" w:rsidRDefault="00732990" w:rsidP="006B5FED">
      <w:r>
        <w:t>Two e</w:t>
      </w:r>
      <w:r w:rsidR="007B343C">
        <w:t>lement</w:t>
      </w:r>
      <w:r>
        <w:t>s</w:t>
      </w:r>
      <w:r w:rsidR="007B343C">
        <w:t xml:space="preserve"> were added for general content tagging.</w:t>
      </w:r>
    </w:p>
    <w:p w14:paraId="171F191A" w14:textId="77777777" w:rsidR="007B343C" w:rsidRPr="007B343C" w:rsidRDefault="007B343C" w:rsidP="007B343C">
      <w:pPr>
        <w:shd w:val="clear" w:color="auto" w:fill="FFFFFF"/>
        <w:autoSpaceDE w:val="0"/>
        <w:autoSpaceDN w:val="0"/>
        <w:adjustRightInd w:val="0"/>
        <w:spacing w:line="240" w:lineRule="auto"/>
        <w:ind w:left="1170" w:hanging="1170"/>
      </w:pPr>
      <w:r>
        <w:t>t</w:t>
      </w:r>
      <w:r w:rsidR="00075B8B">
        <w:t>erm</w:t>
      </w:r>
      <w:r>
        <w:tab/>
      </w:r>
      <w:r w:rsidRPr="007B343C">
        <w:rPr>
          <w:i/>
        </w:rPr>
        <w:t xml:space="preserve">A &lt;term&gt; is a word or phrase that is being defined. The &lt;term&gt; element surrounds the words for the term being defined. It is quite possible for multiple &lt;term&gt; elements to be specified within a definition. When a &lt;term&gt; is the words, in the alternate language, then the </w:t>
      </w:r>
      <w:proofErr w:type="spellStart"/>
      <w:proofErr w:type="gramStart"/>
      <w:r w:rsidRPr="007B343C">
        <w:rPr>
          <w:i/>
        </w:rPr>
        <w:t>xml:lang</w:t>
      </w:r>
      <w:proofErr w:type="spellEnd"/>
      <w:proofErr w:type="gramEnd"/>
      <w:r w:rsidRPr="007B343C">
        <w:rPr>
          <w:i/>
        </w:rPr>
        <w:t xml:space="preserve"> attribute must be used. &lt;term&gt; elements can also be used for synonyms or near-synonyms which are also specified within the definition. The containing element (such as a section) has a @role="definitions" to indicate that definitions are contained within it.</w:t>
      </w:r>
    </w:p>
    <w:p w14:paraId="1F12B3D8" w14:textId="77777777" w:rsidR="00732990" w:rsidRPr="00732990" w:rsidRDefault="00732990" w:rsidP="00732990">
      <w:pPr>
        <w:shd w:val="clear" w:color="auto" w:fill="FFFFFF"/>
        <w:autoSpaceDE w:val="0"/>
        <w:autoSpaceDN w:val="0"/>
        <w:adjustRightInd w:val="0"/>
        <w:spacing w:line="240" w:lineRule="auto"/>
        <w:ind w:left="1170" w:hanging="1170"/>
        <w:rPr>
          <w:i/>
        </w:rPr>
      </w:pPr>
      <w:r>
        <w:t>e</w:t>
      </w:r>
      <w:r w:rsidR="00075B8B">
        <w:t>ntity</w:t>
      </w:r>
      <w:r>
        <w:tab/>
      </w:r>
      <w:proofErr w:type="gramStart"/>
      <w:r w:rsidRPr="00732990">
        <w:rPr>
          <w:i/>
        </w:rPr>
        <w:t>An</w:t>
      </w:r>
      <w:proofErr w:type="gramEnd"/>
      <w:r w:rsidRPr="00732990">
        <w:rPr>
          <w:i/>
        </w:rPr>
        <w:t xml:space="preserve"> &lt;entity&gt; is a generic inline element to identify a text fragment introducing or referring to an ontological concept. This is modelled after the Akoma Ntoso &lt;entity&gt; element. The @role attribute can be used to distinguish the concept, for instance, a NAICS code or SEC code would be &lt;entity @role="NAICS"&gt; or &lt;entity @role="SEC"&gt;.</w:t>
      </w:r>
    </w:p>
    <w:p w14:paraId="2B8A1E31" w14:textId="77777777" w:rsidR="00754A60" w:rsidRPr="00754A60" w:rsidRDefault="00194DAD" w:rsidP="00754A60">
      <w:pPr>
        <w:pStyle w:val="Heading2"/>
        <w:ind w:left="540" w:hanging="540"/>
        <w:rPr>
          <w:bCs w:val="0"/>
          <w:smallCaps w:val="0"/>
        </w:rPr>
      </w:pPr>
      <w:bookmarkStart w:id="76" w:name="_Toc516835542"/>
      <w:r>
        <w:rPr>
          <w:bCs w:val="0"/>
          <w:smallCaps w:val="0"/>
        </w:rPr>
        <w:t>Page and Line Numbering</w:t>
      </w:r>
      <w:bookmarkEnd w:id="76"/>
    </w:p>
    <w:p w14:paraId="6CB50488" w14:textId="0CF29687" w:rsidR="00194DAD" w:rsidRPr="006B5FED" w:rsidRDefault="00732990" w:rsidP="00194DAD">
      <w:r w:rsidRPr="00B903E4">
        <w:rPr>
          <w:b/>
        </w:rPr>
        <w:t>&lt;p</w:t>
      </w:r>
      <w:r w:rsidR="00194DAD" w:rsidRPr="00B903E4">
        <w:rPr>
          <w:b/>
        </w:rPr>
        <w:t>age</w:t>
      </w:r>
      <w:r w:rsidRPr="00B903E4">
        <w:rPr>
          <w:b/>
        </w:rPr>
        <w:t>&gt;</w:t>
      </w:r>
      <w:r w:rsidR="00194DAD" w:rsidRPr="00B903E4">
        <w:rPr>
          <w:b/>
        </w:rPr>
        <w:t xml:space="preserve"> </w:t>
      </w:r>
      <w:r w:rsidRPr="005A00CB">
        <w:t xml:space="preserve">and </w:t>
      </w:r>
      <w:r w:rsidRPr="00B903E4">
        <w:rPr>
          <w:b/>
        </w:rPr>
        <w:t>&lt;line&gt;</w:t>
      </w:r>
      <w:r>
        <w:t xml:space="preserve"> elements were introduced to note where page and line boundaries </w:t>
      </w:r>
      <w:r w:rsidR="002B0E70">
        <w:t>occurred</w:t>
      </w:r>
      <w:r>
        <w:t xml:space="preserve"> in a published document. These are both typed as notes. The content model</w:t>
      </w:r>
      <w:r w:rsidR="00C17399">
        <w:t>s</w:t>
      </w:r>
      <w:r>
        <w:t xml:space="preserve"> of some element</w:t>
      </w:r>
      <w:r w:rsidR="002B0E70">
        <w:t>s</w:t>
      </w:r>
      <w:r>
        <w:t xml:space="preserve"> </w:t>
      </w:r>
      <w:r w:rsidR="002B0E70">
        <w:t>were</w:t>
      </w:r>
      <w:r>
        <w:t xml:space="preserve"> modified specifically to allow these elements to exist at the actual boundary locations.</w:t>
      </w:r>
      <w:r w:rsidR="00663ABE">
        <w:t xml:space="preserve"> Page and line numbers are used for citations and references in some document types, for example page numbers for citations to statutes at large.</w:t>
      </w:r>
    </w:p>
    <w:p w14:paraId="777BC13A" w14:textId="77777777" w:rsidR="00732990" w:rsidRDefault="00732990" w:rsidP="00732990">
      <w:pPr>
        <w:pStyle w:val="Heading2"/>
        <w:ind w:left="540" w:hanging="540"/>
        <w:rPr>
          <w:bCs w:val="0"/>
          <w:smallCaps w:val="0"/>
        </w:rPr>
      </w:pPr>
      <w:bookmarkStart w:id="77" w:name="_Toc516835543"/>
      <w:r>
        <w:rPr>
          <w:bCs w:val="0"/>
          <w:smallCaps w:val="0"/>
        </w:rPr>
        <w:t xml:space="preserve">Other </w:t>
      </w:r>
      <w:r w:rsidRPr="00680BA7">
        <w:rPr>
          <w:bCs w:val="0"/>
          <w:smallCaps w:val="0"/>
        </w:rPr>
        <w:t>New Elements</w:t>
      </w:r>
      <w:bookmarkEnd w:id="77"/>
    </w:p>
    <w:p w14:paraId="61B0B698" w14:textId="61B4E902" w:rsidR="00732990" w:rsidRPr="00F42A5B" w:rsidRDefault="00732990" w:rsidP="00732990">
      <w:r>
        <w:t>The following new elements were added to support content found in the new document types</w:t>
      </w:r>
      <w:ins w:id="78" w:author="Author">
        <w:r w:rsidR="00AD388B">
          <w:t xml:space="preserve"> and in new stages of existing document types</w:t>
        </w:r>
      </w:ins>
      <w:r>
        <w:t>.</w:t>
      </w:r>
    </w:p>
    <w:p w14:paraId="5359CE0B" w14:textId="04E5A1DD" w:rsidR="00732990" w:rsidRDefault="00732990" w:rsidP="00732990">
      <w:pPr>
        <w:tabs>
          <w:tab w:val="left" w:pos="1800"/>
        </w:tabs>
      </w:pPr>
      <w:r>
        <w:t>(</w:t>
      </w:r>
      <w:proofErr w:type="spellStart"/>
      <w:r>
        <w:t>StatementType</w:t>
      </w:r>
      <w:proofErr w:type="spellEnd"/>
      <w:r>
        <w:t>)</w:t>
      </w:r>
      <w:r>
        <w:tab/>
      </w:r>
      <w:r w:rsidR="005A00CB">
        <w:t>&lt;</w:t>
      </w:r>
      <w:proofErr w:type="spellStart"/>
      <w:r w:rsidRPr="00B903E4">
        <w:rPr>
          <w:b/>
        </w:rPr>
        <w:t>resolvingClause</w:t>
      </w:r>
      <w:proofErr w:type="spellEnd"/>
      <w:r w:rsidR="005A00CB">
        <w:rPr>
          <w:b/>
        </w:rPr>
        <w:t>&gt;</w:t>
      </w:r>
      <w:r w:rsidRPr="005A00CB">
        <w:t xml:space="preserve">, </w:t>
      </w:r>
      <w:r w:rsidR="005A00CB">
        <w:rPr>
          <w:b/>
        </w:rPr>
        <w:t>&lt;</w:t>
      </w:r>
      <w:proofErr w:type="spellStart"/>
      <w:r w:rsidRPr="00B903E4">
        <w:rPr>
          <w:b/>
        </w:rPr>
        <w:t>wordsOfIssuance</w:t>
      </w:r>
      <w:proofErr w:type="spellEnd"/>
      <w:r w:rsidR="005A00CB">
        <w:rPr>
          <w:b/>
        </w:rPr>
        <w:t>&gt;</w:t>
      </w:r>
      <w:r>
        <w:t xml:space="preserve"> </w:t>
      </w:r>
    </w:p>
    <w:p w14:paraId="37425A42" w14:textId="2FBE257C" w:rsidR="00732990" w:rsidRDefault="00732990" w:rsidP="00732990">
      <w:pPr>
        <w:tabs>
          <w:tab w:val="left" w:pos="1800"/>
        </w:tabs>
      </w:pPr>
      <w:r>
        <w:t>(</w:t>
      </w:r>
      <w:proofErr w:type="spellStart"/>
      <w:r>
        <w:t>ContentType</w:t>
      </w:r>
      <w:proofErr w:type="spellEnd"/>
      <w:r>
        <w:t>)</w:t>
      </w:r>
      <w:r>
        <w:tab/>
      </w:r>
      <w:r w:rsidR="005A00CB">
        <w:t>&lt;</w:t>
      </w:r>
      <w:r w:rsidRPr="00B903E4">
        <w:rPr>
          <w:b/>
        </w:rPr>
        <w:t>figure</w:t>
      </w:r>
      <w:r w:rsidR="005A00CB">
        <w:rPr>
          <w:b/>
        </w:rPr>
        <w:t>&gt;</w:t>
      </w:r>
      <w:r w:rsidRPr="005A00CB">
        <w:t xml:space="preserve">, </w:t>
      </w:r>
      <w:r w:rsidR="005A00CB">
        <w:rPr>
          <w:b/>
        </w:rPr>
        <w:t>&lt;</w:t>
      </w:r>
      <w:proofErr w:type="spellStart"/>
      <w:r w:rsidRPr="00B903E4">
        <w:rPr>
          <w:b/>
        </w:rPr>
        <w:t>figCaption</w:t>
      </w:r>
      <w:proofErr w:type="spellEnd"/>
      <w:r w:rsidR="005A00CB">
        <w:rPr>
          <w:b/>
        </w:rPr>
        <w:t>&gt;</w:t>
      </w:r>
      <w:r>
        <w:t xml:space="preserve"> </w:t>
      </w:r>
    </w:p>
    <w:p w14:paraId="078D5CCA" w14:textId="73621188" w:rsidR="00732990" w:rsidRDefault="00732990" w:rsidP="00732990">
      <w:pPr>
        <w:tabs>
          <w:tab w:val="left" w:pos="1800"/>
        </w:tabs>
        <w:rPr>
          <w:ins w:id="79" w:author="Author"/>
        </w:rPr>
      </w:pPr>
      <w:r>
        <w:lastRenderedPageBreak/>
        <w:t>(</w:t>
      </w:r>
      <w:proofErr w:type="spellStart"/>
      <w:r>
        <w:t>InlineType</w:t>
      </w:r>
      <w:proofErr w:type="spellEnd"/>
      <w:r>
        <w:t>)</w:t>
      </w:r>
      <w:r>
        <w:tab/>
      </w:r>
      <w:r w:rsidR="005A00CB">
        <w:t>&lt;</w:t>
      </w:r>
      <w:proofErr w:type="spellStart"/>
      <w:r w:rsidRPr="00B903E4">
        <w:rPr>
          <w:b/>
        </w:rPr>
        <w:t>headingText</w:t>
      </w:r>
      <w:proofErr w:type="spellEnd"/>
      <w:r w:rsidR="005A00CB">
        <w:rPr>
          <w:b/>
        </w:rPr>
        <w:t>&gt;</w:t>
      </w:r>
      <w:r w:rsidRPr="005A00CB">
        <w:t xml:space="preserve">, </w:t>
      </w:r>
      <w:r w:rsidR="005A00CB">
        <w:rPr>
          <w:b/>
        </w:rPr>
        <w:t>&lt;</w:t>
      </w:r>
      <w:r w:rsidRPr="00B903E4">
        <w:rPr>
          <w:b/>
        </w:rPr>
        <w:t>span</w:t>
      </w:r>
      <w:r w:rsidR="005A00CB">
        <w:rPr>
          <w:b/>
        </w:rPr>
        <w:t>&gt;</w:t>
      </w:r>
      <w:r w:rsidRPr="005A00CB">
        <w:t xml:space="preserve">, </w:t>
      </w:r>
      <w:r w:rsidR="005A00CB">
        <w:rPr>
          <w:b/>
        </w:rPr>
        <w:t>&lt;</w:t>
      </w:r>
      <w:r w:rsidRPr="00B903E4">
        <w:rPr>
          <w:b/>
        </w:rPr>
        <w:t>committee</w:t>
      </w:r>
      <w:r w:rsidR="005A00CB">
        <w:rPr>
          <w:b/>
        </w:rPr>
        <w:t>&gt;</w:t>
      </w:r>
      <w:r>
        <w:t xml:space="preserve"> </w:t>
      </w:r>
    </w:p>
    <w:p w14:paraId="3B2D521B" w14:textId="4FAED0AE" w:rsidR="00AD388B" w:rsidRDefault="00AD388B" w:rsidP="00732990">
      <w:pPr>
        <w:tabs>
          <w:tab w:val="left" w:pos="1800"/>
        </w:tabs>
      </w:pPr>
      <w:ins w:id="80" w:author="Author">
        <w:r>
          <w:t>(all doc types)</w:t>
        </w:r>
        <w:r>
          <w:tab/>
        </w:r>
        <w:bookmarkStart w:id="81" w:name="_GoBack"/>
        <w:r w:rsidRPr="00B25D1C">
          <w:rPr>
            <w:b/>
            <w:bCs/>
          </w:rPr>
          <w:t>&lt;attestation&gt;</w:t>
        </w:r>
      </w:ins>
      <w:bookmarkEnd w:id="81"/>
    </w:p>
    <w:p w14:paraId="478094BE" w14:textId="77777777" w:rsidR="0093031A" w:rsidRDefault="00494C51" w:rsidP="0093031A">
      <w:pPr>
        <w:pStyle w:val="Heading1"/>
      </w:pPr>
      <w:bookmarkStart w:id="82" w:name="_Toc516835544"/>
      <w:r>
        <w:t>Feedback</w:t>
      </w:r>
      <w:bookmarkEnd w:id="82"/>
    </w:p>
    <w:p w14:paraId="7B7A008E" w14:textId="35A47C51" w:rsidR="002B0E70" w:rsidRDefault="002B0E70" w:rsidP="002B0E70">
      <w:r>
        <w:t xml:space="preserve">To </w:t>
      </w:r>
      <w:r w:rsidR="00153E38">
        <w:t xml:space="preserve">submit </w:t>
      </w:r>
      <w:r>
        <w:t xml:space="preserve">feedback, questions, or comments about the USLM 2.0 schema and this Review Guide, please </w:t>
      </w:r>
      <w:r w:rsidR="00B57E2E">
        <w:t>open</w:t>
      </w:r>
      <w:r>
        <w:t xml:space="preserve"> a GitHub issue at </w:t>
      </w:r>
      <w:hyperlink r:id="rId19" w:history="1">
        <w:r w:rsidRPr="00CE5452">
          <w:rPr>
            <w:rStyle w:val="Hyperlink"/>
          </w:rPr>
          <w:t>https://github.com/usgpo/uslm/issues</w:t>
        </w:r>
      </w:hyperlink>
      <w:r>
        <w:t xml:space="preserve">. </w:t>
      </w:r>
    </w:p>
    <w:p w14:paraId="2AD71F2E" w14:textId="611F95D8" w:rsidR="00BB487A" w:rsidRDefault="00D44B6D" w:rsidP="002C4155">
      <w:pPr>
        <w:pStyle w:val="Heading1"/>
      </w:pPr>
      <w:bookmarkStart w:id="83" w:name="_Ref516750087"/>
      <w:bookmarkStart w:id="84" w:name="_Toc516835545"/>
      <w:r>
        <w:lastRenderedPageBreak/>
        <w:t>Appendix</w:t>
      </w:r>
      <w:bookmarkEnd w:id="83"/>
      <w:bookmarkEnd w:id="84"/>
    </w:p>
    <w:p w14:paraId="386D4165" w14:textId="77777777" w:rsidR="00F9394E" w:rsidRDefault="00F9394E" w:rsidP="002C4155">
      <w:pPr>
        <w:keepNext/>
        <w:tabs>
          <w:tab w:val="left" w:pos="4410"/>
        </w:tabs>
        <w:ind w:left="360"/>
      </w:pPr>
      <w:r>
        <w:rPr>
          <w:noProof/>
          <w:lang w:val="en-CA" w:eastAsia="en-CA"/>
        </w:rPr>
        <w:drawing>
          <wp:inline distT="0" distB="0" distL="0" distR="0" wp14:anchorId="299117DE" wp14:editId="3E4D7225">
            <wp:extent cx="5478449" cy="643893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7480" cy="6531820"/>
                    </a:xfrm>
                    <a:prstGeom prst="rect">
                      <a:avLst/>
                    </a:prstGeom>
                  </pic:spPr>
                </pic:pic>
              </a:graphicData>
            </a:graphic>
          </wp:inline>
        </w:drawing>
      </w:r>
    </w:p>
    <w:p w14:paraId="5272A0A6" w14:textId="40B7A426" w:rsidR="00F9394E" w:rsidRDefault="00F9394E" w:rsidP="000537F8">
      <w:pPr>
        <w:keepNext/>
        <w:jc w:val="center"/>
      </w:pPr>
      <w:r>
        <w:t xml:space="preserve">Figure </w:t>
      </w:r>
      <w:r w:rsidR="00A0329F">
        <w:rPr>
          <w:noProof/>
        </w:rPr>
        <w:fldChar w:fldCharType="begin"/>
      </w:r>
      <w:r w:rsidR="00A0329F">
        <w:rPr>
          <w:noProof/>
        </w:rPr>
        <w:instrText xml:space="preserve"> SEQ Figure \* ARABIC </w:instrText>
      </w:r>
      <w:r w:rsidR="00A0329F">
        <w:rPr>
          <w:noProof/>
        </w:rPr>
        <w:fldChar w:fldCharType="separate"/>
      </w:r>
      <w:r w:rsidR="006B19F1">
        <w:rPr>
          <w:noProof/>
        </w:rPr>
        <w:t>1</w:t>
      </w:r>
      <w:r w:rsidR="00A0329F">
        <w:rPr>
          <w:noProof/>
        </w:rPr>
        <w:fldChar w:fldCharType="end"/>
      </w:r>
      <w:r>
        <w:t xml:space="preserve"> Bill Preface</w:t>
      </w:r>
    </w:p>
    <w:p w14:paraId="5E97020B" w14:textId="69E2AF55" w:rsidR="00F9394E" w:rsidRDefault="00F9394E" w:rsidP="00F9394E">
      <w:pPr>
        <w:tabs>
          <w:tab w:val="left" w:pos="4410"/>
        </w:tabs>
        <w:ind w:left="360"/>
      </w:pPr>
      <w:r>
        <w:t xml:space="preserve">   </w:t>
      </w:r>
    </w:p>
    <w:p w14:paraId="62365961" w14:textId="2AA9FA86" w:rsidR="00F9394E" w:rsidRDefault="004F1EF4" w:rsidP="002C4155">
      <w:pPr>
        <w:keepNext/>
        <w:tabs>
          <w:tab w:val="left" w:pos="4410"/>
        </w:tabs>
        <w:ind w:left="360"/>
      </w:pPr>
      <w:r>
        <w:rPr>
          <w:noProof/>
          <w:lang w:val="en-CA" w:eastAsia="en-CA"/>
        </w:rPr>
        <w:lastRenderedPageBreak/>
        <w:drawing>
          <wp:inline distT="0" distB="0" distL="0" distR="0" wp14:anchorId="55FCA146" wp14:editId="04442D6A">
            <wp:extent cx="5943600" cy="3394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4710"/>
                    </a:xfrm>
                    <a:prstGeom prst="rect">
                      <a:avLst/>
                    </a:prstGeom>
                  </pic:spPr>
                </pic:pic>
              </a:graphicData>
            </a:graphic>
          </wp:inline>
        </w:drawing>
      </w:r>
    </w:p>
    <w:p w14:paraId="4374B2FE" w14:textId="4CE7D076" w:rsidR="00F9394E" w:rsidRPr="00F9394E" w:rsidRDefault="00F9394E" w:rsidP="004F1EF4">
      <w:pPr>
        <w:keepNext/>
      </w:pPr>
      <w:r>
        <w:t xml:space="preserve">Figure </w:t>
      </w:r>
      <w:r w:rsidR="00A0329F">
        <w:rPr>
          <w:noProof/>
        </w:rPr>
        <w:fldChar w:fldCharType="begin"/>
      </w:r>
      <w:r w:rsidR="00A0329F">
        <w:rPr>
          <w:noProof/>
        </w:rPr>
        <w:instrText xml:space="preserve"> SEQ Figure \* ARABIC </w:instrText>
      </w:r>
      <w:r w:rsidR="00A0329F">
        <w:rPr>
          <w:noProof/>
        </w:rPr>
        <w:fldChar w:fldCharType="separate"/>
      </w:r>
      <w:r w:rsidR="006B19F1">
        <w:rPr>
          <w:noProof/>
        </w:rPr>
        <w:t>2</w:t>
      </w:r>
      <w:r w:rsidR="00A0329F">
        <w:rPr>
          <w:noProof/>
        </w:rPr>
        <w:fldChar w:fldCharType="end"/>
      </w:r>
      <w:r>
        <w:t xml:space="preserve"> CFR Preface</w:t>
      </w:r>
      <w:r w:rsidR="004F1EF4">
        <w:t xml:space="preserve">:  Content displayed at the beginning of each CFR title in the preface is shown, including the cover page, </w:t>
      </w:r>
      <w:r w:rsidR="000537F8">
        <w:t>o</w:t>
      </w:r>
      <w:r w:rsidR="004F1EF4">
        <w:t xml:space="preserve">fficial </w:t>
      </w:r>
      <w:r w:rsidR="000537F8">
        <w:t>e</w:t>
      </w:r>
      <w:r w:rsidR="004F1EF4">
        <w:t xml:space="preserve">dition note, GPO and </w:t>
      </w:r>
      <w:r w:rsidR="000537F8">
        <w:t>s</w:t>
      </w:r>
      <w:r w:rsidR="004F1EF4">
        <w:t xml:space="preserve">uperintendent of </w:t>
      </w:r>
      <w:r w:rsidR="00E06956">
        <w:t>d</w:t>
      </w:r>
      <w:r w:rsidR="004F1EF4">
        <w:t xml:space="preserve">ocuments notes, title contents, </w:t>
      </w:r>
      <w:r w:rsidR="000537F8">
        <w:t>c</w:t>
      </w:r>
      <w:r w:rsidR="004F1EF4">
        <w:t xml:space="preserve">iting note, </w:t>
      </w:r>
      <w:r w:rsidR="000537F8">
        <w:t>e</w:t>
      </w:r>
      <w:r w:rsidR="004F1EF4">
        <w:t xml:space="preserve">xplanation note, and </w:t>
      </w:r>
      <w:r w:rsidR="000537F8">
        <w:t>t</w:t>
      </w:r>
      <w:r w:rsidR="004F1EF4">
        <w:t xml:space="preserve">his </w:t>
      </w:r>
      <w:r w:rsidR="000537F8">
        <w:t>t</w:t>
      </w:r>
      <w:r w:rsidR="004F1EF4">
        <w:t>itle note.</w:t>
      </w:r>
    </w:p>
    <w:sectPr w:rsidR="00F9394E" w:rsidRPr="00F9394E" w:rsidSect="00B86B2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EC1D6" w14:textId="77777777" w:rsidR="0066174C" w:rsidRDefault="0066174C" w:rsidP="00D15C0A">
      <w:pPr>
        <w:spacing w:after="0" w:line="240" w:lineRule="auto"/>
      </w:pPr>
      <w:r>
        <w:separator/>
      </w:r>
    </w:p>
  </w:endnote>
  <w:endnote w:type="continuationSeparator" w:id="0">
    <w:p w14:paraId="79E59697" w14:textId="77777777" w:rsidR="0066174C" w:rsidRDefault="0066174C" w:rsidP="00D15C0A">
      <w:pPr>
        <w:spacing w:after="0" w:line="240" w:lineRule="auto"/>
      </w:pPr>
      <w:r>
        <w:continuationSeparator/>
      </w:r>
    </w:p>
  </w:endnote>
  <w:endnote w:type="continuationNotice" w:id="1">
    <w:p w14:paraId="619C4089" w14:textId="77777777" w:rsidR="0066174C" w:rsidRDefault="006617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661844"/>
      <w:docPartObj>
        <w:docPartGallery w:val="Page Numbers (Bottom of Page)"/>
        <w:docPartUnique/>
      </w:docPartObj>
    </w:sdtPr>
    <w:sdtEndPr>
      <w:rPr>
        <w:noProof/>
      </w:rPr>
    </w:sdtEndPr>
    <w:sdtContent>
      <w:p w14:paraId="667E8EDC" w14:textId="77777777" w:rsidR="00732990" w:rsidRDefault="00732990" w:rsidP="00B903E4">
        <w:pPr>
          <w:pStyle w:val="Footer"/>
          <w:jc w:val="right"/>
        </w:pPr>
        <w:r>
          <w:fldChar w:fldCharType="begin"/>
        </w:r>
        <w:r>
          <w:instrText xml:space="preserve"> PAGE   \* MERGEFORMAT </w:instrText>
        </w:r>
        <w:r>
          <w:fldChar w:fldCharType="separate"/>
        </w:r>
        <w:r w:rsidR="00EE20DA">
          <w:rPr>
            <w:noProof/>
          </w:rPr>
          <w:t>13</w:t>
        </w:r>
        <w:r>
          <w:rPr>
            <w:noProof/>
          </w:rPr>
          <w:fldChar w:fldCharType="end"/>
        </w:r>
      </w:p>
    </w:sdtContent>
  </w:sdt>
  <w:p w14:paraId="203B8B34" w14:textId="77777777" w:rsidR="00732990" w:rsidRDefault="00732990" w:rsidP="00D15C0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A6401" w14:textId="77777777" w:rsidR="0066174C" w:rsidRDefault="0066174C" w:rsidP="00D15C0A">
      <w:pPr>
        <w:spacing w:after="0" w:line="240" w:lineRule="auto"/>
      </w:pPr>
      <w:r>
        <w:separator/>
      </w:r>
    </w:p>
  </w:footnote>
  <w:footnote w:type="continuationSeparator" w:id="0">
    <w:p w14:paraId="44825EC0" w14:textId="77777777" w:rsidR="0066174C" w:rsidRDefault="0066174C" w:rsidP="00D15C0A">
      <w:pPr>
        <w:spacing w:after="0" w:line="240" w:lineRule="auto"/>
      </w:pPr>
      <w:r>
        <w:continuationSeparator/>
      </w:r>
    </w:p>
  </w:footnote>
  <w:footnote w:type="continuationNotice" w:id="1">
    <w:p w14:paraId="5566E374" w14:textId="77777777" w:rsidR="0066174C" w:rsidRDefault="0066174C">
      <w:pPr>
        <w:spacing w:after="0" w:line="240" w:lineRule="auto"/>
      </w:pPr>
    </w:p>
  </w:footnote>
  <w:footnote w:id="2">
    <w:p w14:paraId="1A25D398" w14:textId="77777777" w:rsidR="00D77E8B" w:rsidRDefault="00D77E8B" w:rsidP="00D77E8B">
      <w:pPr>
        <w:pStyle w:val="FootnoteText"/>
      </w:pPr>
      <w:r>
        <w:rPr>
          <w:rStyle w:val="FootnoteReference"/>
        </w:rPr>
        <w:footnoteRef/>
      </w:r>
      <w:r>
        <w:t xml:space="preserve"> </w:t>
      </w:r>
      <w:r>
        <w:rPr>
          <w:i/>
        </w:rPr>
        <w:t>In 2017, the Government Publishing Office and the Office of the Federal Register initiated a project to convert a subset of the Federal Register and Code of Federal Regulations from SGML into USLM XML. The regulatory project was carried out in parallel to a legislative project to convert a subset of Enrolled Bills, Public Laws, and the Statutes at Large from GPO locator-coded text into USLM XML.</w:t>
      </w:r>
    </w:p>
  </w:footnote>
  <w:footnote w:id="3">
    <w:p w14:paraId="7CE860AE" w14:textId="71CD0401" w:rsidR="00D44B6D" w:rsidRDefault="00D44B6D" w:rsidP="00D44B6D">
      <w:pPr>
        <w:pStyle w:val="FootnoteText"/>
      </w:pPr>
      <w:r>
        <w:rPr>
          <w:rStyle w:val="FootnoteReference"/>
        </w:rPr>
        <w:footnoteRef/>
      </w:r>
      <w:r>
        <w:t xml:space="preserve"> An ear contains text to be printed in the outside margin and is used in the CFR.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E4629" w14:textId="50F08CA8" w:rsidR="00732990" w:rsidRPr="00B62553" w:rsidRDefault="00732990">
    <w:pPr>
      <w:pStyle w:val="Header"/>
      <w:rPr>
        <w:lang w:val="en-GB"/>
      </w:rPr>
    </w:pPr>
    <w:r>
      <w:rPr>
        <w:lang w:val="en-GB"/>
      </w:rPr>
      <w:t xml:space="preserve">United States Legislative </w:t>
    </w:r>
    <w:r w:rsidR="00E700E5">
      <w:rPr>
        <w:lang w:val="en-GB"/>
      </w:rPr>
      <w:t xml:space="preserve">Markup </w:t>
    </w:r>
    <w:r>
      <w:rPr>
        <w:lang w:val="en-GB"/>
      </w:rPr>
      <w:t>(USLM)</w:t>
    </w:r>
    <w:r>
      <w:rPr>
        <w:lang w:val="en-GB"/>
      </w:rPr>
      <w:tab/>
    </w:r>
    <w:r>
      <w:rPr>
        <w:lang w:val="en-GB"/>
      </w:rPr>
      <w:tab/>
      <w:t>Version 2.0 Review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72587"/>
    <w:multiLevelType w:val="hybridMultilevel"/>
    <w:tmpl w:val="C568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5307C6"/>
    <w:multiLevelType w:val="hybridMultilevel"/>
    <w:tmpl w:val="BBB80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45077"/>
    <w:multiLevelType w:val="multilevel"/>
    <w:tmpl w:val="6434AD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58A2082"/>
    <w:multiLevelType w:val="hybridMultilevel"/>
    <w:tmpl w:val="C51C46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BA73C3"/>
    <w:multiLevelType w:val="hybridMultilevel"/>
    <w:tmpl w:val="A62E9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4"/>
  </w:num>
  <w:num w:numId="5">
    <w:abstractNumId w:val="1"/>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trackRevisions/>
  <w:defaultTabStop w:val="720"/>
  <w:characterSpacingControl w:val="doNotCompress"/>
  <w:hdrShapeDefaults>
    <o:shapedefaults v:ext="edit" spidmax="2049">
      <o:colormru v:ext="edit" colors="#39f,#36f,#33f,#06f,#9f9,#03c"/>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4FDD"/>
    <w:rsid w:val="00002052"/>
    <w:rsid w:val="0000332F"/>
    <w:rsid w:val="00004825"/>
    <w:rsid w:val="000049B0"/>
    <w:rsid w:val="00004F37"/>
    <w:rsid w:val="00006495"/>
    <w:rsid w:val="00010657"/>
    <w:rsid w:val="0001235E"/>
    <w:rsid w:val="00012F8D"/>
    <w:rsid w:val="00021999"/>
    <w:rsid w:val="000219E9"/>
    <w:rsid w:val="00022E2C"/>
    <w:rsid w:val="00023721"/>
    <w:rsid w:val="000249C9"/>
    <w:rsid w:val="000358EA"/>
    <w:rsid w:val="00037424"/>
    <w:rsid w:val="00040FB5"/>
    <w:rsid w:val="00051410"/>
    <w:rsid w:val="000537F8"/>
    <w:rsid w:val="00055C1E"/>
    <w:rsid w:val="00055CCC"/>
    <w:rsid w:val="00056AD8"/>
    <w:rsid w:val="0006196C"/>
    <w:rsid w:val="00062B2D"/>
    <w:rsid w:val="00063979"/>
    <w:rsid w:val="00064B37"/>
    <w:rsid w:val="00065D2E"/>
    <w:rsid w:val="00066D7C"/>
    <w:rsid w:val="0007115D"/>
    <w:rsid w:val="00072377"/>
    <w:rsid w:val="00072C90"/>
    <w:rsid w:val="00074E08"/>
    <w:rsid w:val="00074E89"/>
    <w:rsid w:val="00075B8B"/>
    <w:rsid w:val="00076093"/>
    <w:rsid w:val="00076D61"/>
    <w:rsid w:val="000802A0"/>
    <w:rsid w:val="000828FD"/>
    <w:rsid w:val="00084A49"/>
    <w:rsid w:val="0009019B"/>
    <w:rsid w:val="0009098C"/>
    <w:rsid w:val="00090E45"/>
    <w:rsid w:val="00093E7F"/>
    <w:rsid w:val="000A0240"/>
    <w:rsid w:val="000A1F84"/>
    <w:rsid w:val="000B1702"/>
    <w:rsid w:val="000B18C2"/>
    <w:rsid w:val="000B47A6"/>
    <w:rsid w:val="000B7C8F"/>
    <w:rsid w:val="000D08C0"/>
    <w:rsid w:val="000D3784"/>
    <w:rsid w:val="000D638D"/>
    <w:rsid w:val="000D66B9"/>
    <w:rsid w:val="000E2ADA"/>
    <w:rsid w:val="000E3AC6"/>
    <w:rsid w:val="000E60AB"/>
    <w:rsid w:val="000E7709"/>
    <w:rsid w:val="000F17E9"/>
    <w:rsid w:val="000F2415"/>
    <w:rsid w:val="000F2B10"/>
    <w:rsid w:val="000F2DF1"/>
    <w:rsid w:val="000F6C6E"/>
    <w:rsid w:val="0010036E"/>
    <w:rsid w:val="00103AD9"/>
    <w:rsid w:val="00106CE9"/>
    <w:rsid w:val="001128DD"/>
    <w:rsid w:val="00121BB8"/>
    <w:rsid w:val="001222F3"/>
    <w:rsid w:val="001301DF"/>
    <w:rsid w:val="00130A14"/>
    <w:rsid w:val="00132845"/>
    <w:rsid w:val="00132D69"/>
    <w:rsid w:val="0013374D"/>
    <w:rsid w:val="0013435C"/>
    <w:rsid w:val="00135415"/>
    <w:rsid w:val="0014664D"/>
    <w:rsid w:val="001520F5"/>
    <w:rsid w:val="00153E19"/>
    <w:rsid w:val="00153E38"/>
    <w:rsid w:val="00161B98"/>
    <w:rsid w:val="0016233E"/>
    <w:rsid w:val="00167444"/>
    <w:rsid w:val="00177DD5"/>
    <w:rsid w:val="00180108"/>
    <w:rsid w:val="00180263"/>
    <w:rsid w:val="0018355B"/>
    <w:rsid w:val="001876AD"/>
    <w:rsid w:val="00190B6C"/>
    <w:rsid w:val="0019140D"/>
    <w:rsid w:val="00192742"/>
    <w:rsid w:val="00194DAD"/>
    <w:rsid w:val="00195185"/>
    <w:rsid w:val="0019559E"/>
    <w:rsid w:val="00195F25"/>
    <w:rsid w:val="00197546"/>
    <w:rsid w:val="00197A19"/>
    <w:rsid w:val="001B0F56"/>
    <w:rsid w:val="001B48CD"/>
    <w:rsid w:val="001B4C6D"/>
    <w:rsid w:val="001B5BB8"/>
    <w:rsid w:val="001B70B6"/>
    <w:rsid w:val="001B78AE"/>
    <w:rsid w:val="001C2BA2"/>
    <w:rsid w:val="001C46C6"/>
    <w:rsid w:val="001C509E"/>
    <w:rsid w:val="001D29AD"/>
    <w:rsid w:val="001D2A31"/>
    <w:rsid w:val="001D3E59"/>
    <w:rsid w:val="001E1DD1"/>
    <w:rsid w:val="001E34BF"/>
    <w:rsid w:val="001E3A3A"/>
    <w:rsid w:val="001F0DBC"/>
    <w:rsid w:val="001F2B9B"/>
    <w:rsid w:val="001F4CB8"/>
    <w:rsid w:val="001F53BC"/>
    <w:rsid w:val="001F6AB4"/>
    <w:rsid w:val="001F7248"/>
    <w:rsid w:val="00200A42"/>
    <w:rsid w:val="00200EB7"/>
    <w:rsid w:val="00204D1C"/>
    <w:rsid w:val="00222C58"/>
    <w:rsid w:val="002253F9"/>
    <w:rsid w:val="00226EF5"/>
    <w:rsid w:val="00233E6E"/>
    <w:rsid w:val="00234FDD"/>
    <w:rsid w:val="0023571F"/>
    <w:rsid w:val="00237819"/>
    <w:rsid w:val="00237925"/>
    <w:rsid w:val="002414C2"/>
    <w:rsid w:val="0024536E"/>
    <w:rsid w:val="0024649B"/>
    <w:rsid w:val="00246600"/>
    <w:rsid w:val="002516A4"/>
    <w:rsid w:val="00251A12"/>
    <w:rsid w:val="00254D3D"/>
    <w:rsid w:val="00254E91"/>
    <w:rsid w:val="00257A07"/>
    <w:rsid w:val="00257B3C"/>
    <w:rsid w:val="0026070D"/>
    <w:rsid w:val="00260CB4"/>
    <w:rsid w:val="0026176E"/>
    <w:rsid w:val="0026182C"/>
    <w:rsid w:val="002648C0"/>
    <w:rsid w:val="0027181C"/>
    <w:rsid w:val="00271C8A"/>
    <w:rsid w:val="00271FF5"/>
    <w:rsid w:val="00273B28"/>
    <w:rsid w:val="00274948"/>
    <w:rsid w:val="00274CB2"/>
    <w:rsid w:val="002756B8"/>
    <w:rsid w:val="0028020D"/>
    <w:rsid w:val="00282BDD"/>
    <w:rsid w:val="00283101"/>
    <w:rsid w:val="00287DAC"/>
    <w:rsid w:val="00290B35"/>
    <w:rsid w:val="00291BC7"/>
    <w:rsid w:val="00294178"/>
    <w:rsid w:val="00294863"/>
    <w:rsid w:val="002A0562"/>
    <w:rsid w:val="002A142C"/>
    <w:rsid w:val="002A6B66"/>
    <w:rsid w:val="002A6DD6"/>
    <w:rsid w:val="002B0E70"/>
    <w:rsid w:val="002B12AF"/>
    <w:rsid w:val="002B151A"/>
    <w:rsid w:val="002B1E90"/>
    <w:rsid w:val="002B26BC"/>
    <w:rsid w:val="002B27EA"/>
    <w:rsid w:val="002B3EAC"/>
    <w:rsid w:val="002B5867"/>
    <w:rsid w:val="002B69F4"/>
    <w:rsid w:val="002C1705"/>
    <w:rsid w:val="002C4155"/>
    <w:rsid w:val="002C445B"/>
    <w:rsid w:val="002D2735"/>
    <w:rsid w:val="002E1784"/>
    <w:rsid w:val="002E47F1"/>
    <w:rsid w:val="002F13E9"/>
    <w:rsid w:val="002F493F"/>
    <w:rsid w:val="002F76F4"/>
    <w:rsid w:val="00303B28"/>
    <w:rsid w:val="0030602C"/>
    <w:rsid w:val="00307A16"/>
    <w:rsid w:val="00312D38"/>
    <w:rsid w:val="0031418D"/>
    <w:rsid w:val="00315080"/>
    <w:rsid w:val="00315A23"/>
    <w:rsid w:val="00316F3A"/>
    <w:rsid w:val="00320635"/>
    <w:rsid w:val="003207D3"/>
    <w:rsid w:val="00321ECD"/>
    <w:rsid w:val="00321F78"/>
    <w:rsid w:val="003238E8"/>
    <w:rsid w:val="00323B8A"/>
    <w:rsid w:val="00330983"/>
    <w:rsid w:val="00331B18"/>
    <w:rsid w:val="00332B1B"/>
    <w:rsid w:val="00332BAD"/>
    <w:rsid w:val="00342F99"/>
    <w:rsid w:val="00345B87"/>
    <w:rsid w:val="003461DE"/>
    <w:rsid w:val="003477D1"/>
    <w:rsid w:val="00355359"/>
    <w:rsid w:val="0035569C"/>
    <w:rsid w:val="0035676F"/>
    <w:rsid w:val="00361C6C"/>
    <w:rsid w:val="00365717"/>
    <w:rsid w:val="003678D8"/>
    <w:rsid w:val="0037248F"/>
    <w:rsid w:val="00374314"/>
    <w:rsid w:val="0037594A"/>
    <w:rsid w:val="003816B5"/>
    <w:rsid w:val="003838CD"/>
    <w:rsid w:val="00384B40"/>
    <w:rsid w:val="00384C1E"/>
    <w:rsid w:val="00384EDA"/>
    <w:rsid w:val="00390D69"/>
    <w:rsid w:val="003918B7"/>
    <w:rsid w:val="003927D9"/>
    <w:rsid w:val="00393F34"/>
    <w:rsid w:val="00394FBF"/>
    <w:rsid w:val="003A2C31"/>
    <w:rsid w:val="003A4229"/>
    <w:rsid w:val="003A7DC2"/>
    <w:rsid w:val="003B1011"/>
    <w:rsid w:val="003B30E8"/>
    <w:rsid w:val="003C2D16"/>
    <w:rsid w:val="003C3DD2"/>
    <w:rsid w:val="003C7900"/>
    <w:rsid w:val="003C7FAE"/>
    <w:rsid w:val="003D0138"/>
    <w:rsid w:val="003D05C8"/>
    <w:rsid w:val="003D334C"/>
    <w:rsid w:val="003D5C40"/>
    <w:rsid w:val="003E01E1"/>
    <w:rsid w:val="003E4E09"/>
    <w:rsid w:val="003E66BE"/>
    <w:rsid w:val="003E6B7E"/>
    <w:rsid w:val="003F0E04"/>
    <w:rsid w:val="003F184B"/>
    <w:rsid w:val="003F2939"/>
    <w:rsid w:val="003F2DE5"/>
    <w:rsid w:val="003F433D"/>
    <w:rsid w:val="003F5783"/>
    <w:rsid w:val="0040371B"/>
    <w:rsid w:val="00404038"/>
    <w:rsid w:val="00410077"/>
    <w:rsid w:val="00413F52"/>
    <w:rsid w:val="00424477"/>
    <w:rsid w:val="0042520E"/>
    <w:rsid w:val="00425FB0"/>
    <w:rsid w:val="0042606D"/>
    <w:rsid w:val="0042764B"/>
    <w:rsid w:val="00434E94"/>
    <w:rsid w:val="0043500B"/>
    <w:rsid w:val="004426DF"/>
    <w:rsid w:val="0044281D"/>
    <w:rsid w:val="00442D52"/>
    <w:rsid w:val="0044611A"/>
    <w:rsid w:val="00451575"/>
    <w:rsid w:val="004525FD"/>
    <w:rsid w:val="004564D6"/>
    <w:rsid w:val="00466079"/>
    <w:rsid w:val="00472431"/>
    <w:rsid w:val="004746C2"/>
    <w:rsid w:val="004767AD"/>
    <w:rsid w:val="004779F9"/>
    <w:rsid w:val="00477EB9"/>
    <w:rsid w:val="0048019D"/>
    <w:rsid w:val="004825B9"/>
    <w:rsid w:val="00484943"/>
    <w:rsid w:val="004863F5"/>
    <w:rsid w:val="0049415F"/>
    <w:rsid w:val="00494C51"/>
    <w:rsid w:val="00494D3B"/>
    <w:rsid w:val="00495645"/>
    <w:rsid w:val="0049687A"/>
    <w:rsid w:val="004A1EDC"/>
    <w:rsid w:val="004A4CF4"/>
    <w:rsid w:val="004B1061"/>
    <w:rsid w:val="004B1920"/>
    <w:rsid w:val="004B5C05"/>
    <w:rsid w:val="004C09B5"/>
    <w:rsid w:val="004C39C8"/>
    <w:rsid w:val="004C517C"/>
    <w:rsid w:val="004C6828"/>
    <w:rsid w:val="004C6B7D"/>
    <w:rsid w:val="004D1037"/>
    <w:rsid w:val="004D2D41"/>
    <w:rsid w:val="004D4446"/>
    <w:rsid w:val="004D590F"/>
    <w:rsid w:val="004D5B13"/>
    <w:rsid w:val="004D5C0F"/>
    <w:rsid w:val="004D6935"/>
    <w:rsid w:val="004E5B22"/>
    <w:rsid w:val="004F1EF4"/>
    <w:rsid w:val="004F3598"/>
    <w:rsid w:val="004F5755"/>
    <w:rsid w:val="004F6378"/>
    <w:rsid w:val="0050017E"/>
    <w:rsid w:val="005015AE"/>
    <w:rsid w:val="0050493B"/>
    <w:rsid w:val="00505D51"/>
    <w:rsid w:val="0051373D"/>
    <w:rsid w:val="0052432C"/>
    <w:rsid w:val="00525661"/>
    <w:rsid w:val="00527CC5"/>
    <w:rsid w:val="00530D28"/>
    <w:rsid w:val="00531C75"/>
    <w:rsid w:val="00532CE7"/>
    <w:rsid w:val="00532F31"/>
    <w:rsid w:val="00532F67"/>
    <w:rsid w:val="005375DE"/>
    <w:rsid w:val="0053797A"/>
    <w:rsid w:val="00541C69"/>
    <w:rsid w:val="0054367D"/>
    <w:rsid w:val="00547B8B"/>
    <w:rsid w:val="00553058"/>
    <w:rsid w:val="00553144"/>
    <w:rsid w:val="00553C00"/>
    <w:rsid w:val="00554C44"/>
    <w:rsid w:val="005550C0"/>
    <w:rsid w:val="0055578F"/>
    <w:rsid w:val="00557F9E"/>
    <w:rsid w:val="005609B9"/>
    <w:rsid w:val="005632CB"/>
    <w:rsid w:val="005657D5"/>
    <w:rsid w:val="00565B9B"/>
    <w:rsid w:val="005679E0"/>
    <w:rsid w:val="00571AEB"/>
    <w:rsid w:val="0057602C"/>
    <w:rsid w:val="00580008"/>
    <w:rsid w:val="0058045A"/>
    <w:rsid w:val="00581DDE"/>
    <w:rsid w:val="00582EA7"/>
    <w:rsid w:val="00583BEA"/>
    <w:rsid w:val="0059368C"/>
    <w:rsid w:val="00593DC9"/>
    <w:rsid w:val="00594E57"/>
    <w:rsid w:val="00596902"/>
    <w:rsid w:val="005A00CB"/>
    <w:rsid w:val="005A063C"/>
    <w:rsid w:val="005A35F5"/>
    <w:rsid w:val="005A3687"/>
    <w:rsid w:val="005A419A"/>
    <w:rsid w:val="005A5647"/>
    <w:rsid w:val="005A585F"/>
    <w:rsid w:val="005A5AC0"/>
    <w:rsid w:val="005B013C"/>
    <w:rsid w:val="005B2F11"/>
    <w:rsid w:val="005C23F4"/>
    <w:rsid w:val="005C3A94"/>
    <w:rsid w:val="005C4D7C"/>
    <w:rsid w:val="005C617E"/>
    <w:rsid w:val="005C713A"/>
    <w:rsid w:val="005D1652"/>
    <w:rsid w:val="005D52F7"/>
    <w:rsid w:val="005D6243"/>
    <w:rsid w:val="005E2CBD"/>
    <w:rsid w:val="005E4548"/>
    <w:rsid w:val="005E7668"/>
    <w:rsid w:val="005F053E"/>
    <w:rsid w:val="005F13B9"/>
    <w:rsid w:val="005F14F5"/>
    <w:rsid w:val="005F3148"/>
    <w:rsid w:val="005F3254"/>
    <w:rsid w:val="005F3B45"/>
    <w:rsid w:val="005F4EBA"/>
    <w:rsid w:val="005F5B92"/>
    <w:rsid w:val="005F5F19"/>
    <w:rsid w:val="005F628F"/>
    <w:rsid w:val="006024F7"/>
    <w:rsid w:val="00606E2D"/>
    <w:rsid w:val="00611C6E"/>
    <w:rsid w:val="0061327F"/>
    <w:rsid w:val="006134EF"/>
    <w:rsid w:val="0061380C"/>
    <w:rsid w:val="006226A8"/>
    <w:rsid w:val="00626DA4"/>
    <w:rsid w:val="00631165"/>
    <w:rsid w:val="00632BC9"/>
    <w:rsid w:val="00634119"/>
    <w:rsid w:val="00635405"/>
    <w:rsid w:val="00643F81"/>
    <w:rsid w:val="00645DB9"/>
    <w:rsid w:val="0064722E"/>
    <w:rsid w:val="0065094E"/>
    <w:rsid w:val="0065678F"/>
    <w:rsid w:val="00656DAC"/>
    <w:rsid w:val="0066174C"/>
    <w:rsid w:val="00663ABE"/>
    <w:rsid w:val="00664879"/>
    <w:rsid w:val="006657B3"/>
    <w:rsid w:val="00667BBA"/>
    <w:rsid w:val="0067158F"/>
    <w:rsid w:val="00671E03"/>
    <w:rsid w:val="0067242D"/>
    <w:rsid w:val="006725F1"/>
    <w:rsid w:val="00675B8E"/>
    <w:rsid w:val="00680BA7"/>
    <w:rsid w:val="00685B4E"/>
    <w:rsid w:val="00691B5A"/>
    <w:rsid w:val="00694687"/>
    <w:rsid w:val="0069642D"/>
    <w:rsid w:val="00697F0C"/>
    <w:rsid w:val="006A1E0D"/>
    <w:rsid w:val="006A5492"/>
    <w:rsid w:val="006A556C"/>
    <w:rsid w:val="006A5A0B"/>
    <w:rsid w:val="006A65B2"/>
    <w:rsid w:val="006A7DEF"/>
    <w:rsid w:val="006B07DB"/>
    <w:rsid w:val="006B19C2"/>
    <w:rsid w:val="006B19F1"/>
    <w:rsid w:val="006B2C79"/>
    <w:rsid w:val="006B399F"/>
    <w:rsid w:val="006B4730"/>
    <w:rsid w:val="006B4B80"/>
    <w:rsid w:val="006B5FED"/>
    <w:rsid w:val="006C151D"/>
    <w:rsid w:val="006C2A1C"/>
    <w:rsid w:val="006C2E22"/>
    <w:rsid w:val="006C701A"/>
    <w:rsid w:val="006D16CA"/>
    <w:rsid w:val="006D5E15"/>
    <w:rsid w:val="006D64A1"/>
    <w:rsid w:val="006D67E0"/>
    <w:rsid w:val="006E5C1D"/>
    <w:rsid w:val="006F2043"/>
    <w:rsid w:val="006F25D2"/>
    <w:rsid w:val="006F2F55"/>
    <w:rsid w:val="006F73F3"/>
    <w:rsid w:val="0071350F"/>
    <w:rsid w:val="00713DE2"/>
    <w:rsid w:val="007141E5"/>
    <w:rsid w:val="00714752"/>
    <w:rsid w:val="00715740"/>
    <w:rsid w:val="00717121"/>
    <w:rsid w:val="007220BF"/>
    <w:rsid w:val="00727C52"/>
    <w:rsid w:val="00732990"/>
    <w:rsid w:val="0073613B"/>
    <w:rsid w:val="00736B0B"/>
    <w:rsid w:val="0074000A"/>
    <w:rsid w:val="0074089C"/>
    <w:rsid w:val="007431DD"/>
    <w:rsid w:val="00744066"/>
    <w:rsid w:val="00754073"/>
    <w:rsid w:val="00754A60"/>
    <w:rsid w:val="00761F49"/>
    <w:rsid w:val="00763B29"/>
    <w:rsid w:val="00766490"/>
    <w:rsid w:val="00767428"/>
    <w:rsid w:val="0076773F"/>
    <w:rsid w:val="00774B7A"/>
    <w:rsid w:val="00776B43"/>
    <w:rsid w:val="007811F6"/>
    <w:rsid w:val="00782D1F"/>
    <w:rsid w:val="00783179"/>
    <w:rsid w:val="00787AD7"/>
    <w:rsid w:val="00790E09"/>
    <w:rsid w:val="007A0CF4"/>
    <w:rsid w:val="007A3446"/>
    <w:rsid w:val="007A5A61"/>
    <w:rsid w:val="007B0A0C"/>
    <w:rsid w:val="007B343C"/>
    <w:rsid w:val="007B6ED7"/>
    <w:rsid w:val="007B6F80"/>
    <w:rsid w:val="007B7CF4"/>
    <w:rsid w:val="007C3976"/>
    <w:rsid w:val="007C40DD"/>
    <w:rsid w:val="007C4920"/>
    <w:rsid w:val="007D04BA"/>
    <w:rsid w:val="007D2345"/>
    <w:rsid w:val="007E3055"/>
    <w:rsid w:val="007E66E3"/>
    <w:rsid w:val="007F09F5"/>
    <w:rsid w:val="007F1B10"/>
    <w:rsid w:val="007F2C9C"/>
    <w:rsid w:val="007F3384"/>
    <w:rsid w:val="008007FE"/>
    <w:rsid w:val="0080437E"/>
    <w:rsid w:val="00807D27"/>
    <w:rsid w:val="008108B9"/>
    <w:rsid w:val="008172CA"/>
    <w:rsid w:val="00824B49"/>
    <w:rsid w:val="008266EF"/>
    <w:rsid w:val="0083023A"/>
    <w:rsid w:val="00832799"/>
    <w:rsid w:val="008337B7"/>
    <w:rsid w:val="00840635"/>
    <w:rsid w:val="00843B75"/>
    <w:rsid w:val="00850F30"/>
    <w:rsid w:val="00852160"/>
    <w:rsid w:val="00857E64"/>
    <w:rsid w:val="00857E87"/>
    <w:rsid w:val="00864C31"/>
    <w:rsid w:val="00864F49"/>
    <w:rsid w:val="008654C4"/>
    <w:rsid w:val="00866970"/>
    <w:rsid w:val="00866A8E"/>
    <w:rsid w:val="008704CD"/>
    <w:rsid w:val="0087466F"/>
    <w:rsid w:val="00876ED7"/>
    <w:rsid w:val="00882926"/>
    <w:rsid w:val="00883253"/>
    <w:rsid w:val="0088335E"/>
    <w:rsid w:val="00891229"/>
    <w:rsid w:val="00891F11"/>
    <w:rsid w:val="0089350E"/>
    <w:rsid w:val="00893862"/>
    <w:rsid w:val="00893A41"/>
    <w:rsid w:val="0089534D"/>
    <w:rsid w:val="00897C19"/>
    <w:rsid w:val="008A1F57"/>
    <w:rsid w:val="008A34AB"/>
    <w:rsid w:val="008A542A"/>
    <w:rsid w:val="008A5779"/>
    <w:rsid w:val="008A7DDF"/>
    <w:rsid w:val="008B0D3E"/>
    <w:rsid w:val="008B2438"/>
    <w:rsid w:val="008B351C"/>
    <w:rsid w:val="008B6263"/>
    <w:rsid w:val="008C1015"/>
    <w:rsid w:val="008C1417"/>
    <w:rsid w:val="008C2464"/>
    <w:rsid w:val="008C4932"/>
    <w:rsid w:val="008D4505"/>
    <w:rsid w:val="008D4EA5"/>
    <w:rsid w:val="008D6238"/>
    <w:rsid w:val="008E09D7"/>
    <w:rsid w:val="008E6169"/>
    <w:rsid w:val="008F0387"/>
    <w:rsid w:val="008F305E"/>
    <w:rsid w:val="008F5938"/>
    <w:rsid w:val="008F68B5"/>
    <w:rsid w:val="00901E71"/>
    <w:rsid w:val="0090509E"/>
    <w:rsid w:val="009052A6"/>
    <w:rsid w:val="009069BB"/>
    <w:rsid w:val="00920C87"/>
    <w:rsid w:val="00926479"/>
    <w:rsid w:val="00927F3B"/>
    <w:rsid w:val="0093031A"/>
    <w:rsid w:val="00934E25"/>
    <w:rsid w:val="00944013"/>
    <w:rsid w:val="009459D8"/>
    <w:rsid w:val="0095044B"/>
    <w:rsid w:val="009521A7"/>
    <w:rsid w:val="00952B78"/>
    <w:rsid w:val="00953917"/>
    <w:rsid w:val="00953B91"/>
    <w:rsid w:val="0095658E"/>
    <w:rsid w:val="009569C6"/>
    <w:rsid w:val="00961443"/>
    <w:rsid w:val="009627CF"/>
    <w:rsid w:val="00966F97"/>
    <w:rsid w:val="009671B9"/>
    <w:rsid w:val="00970A48"/>
    <w:rsid w:val="00973FA6"/>
    <w:rsid w:val="009747FE"/>
    <w:rsid w:val="00974B05"/>
    <w:rsid w:val="00977AC2"/>
    <w:rsid w:val="00981B7D"/>
    <w:rsid w:val="0098235D"/>
    <w:rsid w:val="00991284"/>
    <w:rsid w:val="00996B25"/>
    <w:rsid w:val="009B2B26"/>
    <w:rsid w:val="009B417B"/>
    <w:rsid w:val="009B548F"/>
    <w:rsid w:val="009B63F0"/>
    <w:rsid w:val="009C3838"/>
    <w:rsid w:val="009C3AF7"/>
    <w:rsid w:val="009D09E2"/>
    <w:rsid w:val="009D2AA6"/>
    <w:rsid w:val="009D4DEE"/>
    <w:rsid w:val="009D57C6"/>
    <w:rsid w:val="009D6DDC"/>
    <w:rsid w:val="009E1305"/>
    <w:rsid w:val="009E38F9"/>
    <w:rsid w:val="009E5E86"/>
    <w:rsid w:val="009E77BF"/>
    <w:rsid w:val="009F3029"/>
    <w:rsid w:val="009F3DE9"/>
    <w:rsid w:val="009F541E"/>
    <w:rsid w:val="009F5992"/>
    <w:rsid w:val="00A003B6"/>
    <w:rsid w:val="00A00919"/>
    <w:rsid w:val="00A01CF8"/>
    <w:rsid w:val="00A0279E"/>
    <w:rsid w:val="00A0329F"/>
    <w:rsid w:val="00A0339E"/>
    <w:rsid w:val="00A0461E"/>
    <w:rsid w:val="00A06362"/>
    <w:rsid w:val="00A06DF5"/>
    <w:rsid w:val="00A157C4"/>
    <w:rsid w:val="00A2289A"/>
    <w:rsid w:val="00A25AF6"/>
    <w:rsid w:val="00A27584"/>
    <w:rsid w:val="00A27BEC"/>
    <w:rsid w:val="00A33EF6"/>
    <w:rsid w:val="00A3551E"/>
    <w:rsid w:val="00A414F8"/>
    <w:rsid w:val="00A429FA"/>
    <w:rsid w:val="00A45DCF"/>
    <w:rsid w:val="00A47B9F"/>
    <w:rsid w:val="00A47FBC"/>
    <w:rsid w:val="00A50E4E"/>
    <w:rsid w:val="00A50E82"/>
    <w:rsid w:val="00A53AA1"/>
    <w:rsid w:val="00A61826"/>
    <w:rsid w:val="00A6733A"/>
    <w:rsid w:val="00A67C3D"/>
    <w:rsid w:val="00A72862"/>
    <w:rsid w:val="00A72FFC"/>
    <w:rsid w:val="00A73FDE"/>
    <w:rsid w:val="00A75B59"/>
    <w:rsid w:val="00A7783C"/>
    <w:rsid w:val="00A81802"/>
    <w:rsid w:val="00A81A44"/>
    <w:rsid w:val="00A91FFD"/>
    <w:rsid w:val="00A92867"/>
    <w:rsid w:val="00A92F48"/>
    <w:rsid w:val="00A92F4F"/>
    <w:rsid w:val="00A94FDF"/>
    <w:rsid w:val="00A976E8"/>
    <w:rsid w:val="00AA0610"/>
    <w:rsid w:val="00AA1236"/>
    <w:rsid w:val="00AA3FDB"/>
    <w:rsid w:val="00AA5D29"/>
    <w:rsid w:val="00AA5F83"/>
    <w:rsid w:val="00AB2E79"/>
    <w:rsid w:val="00AB3E90"/>
    <w:rsid w:val="00AB410E"/>
    <w:rsid w:val="00AB5ECA"/>
    <w:rsid w:val="00AC2D7F"/>
    <w:rsid w:val="00AC7BC4"/>
    <w:rsid w:val="00AD0ED4"/>
    <w:rsid w:val="00AD250D"/>
    <w:rsid w:val="00AD2695"/>
    <w:rsid w:val="00AD387C"/>
    <w:rsid w:val="00AD388B"/>
    <w:rsid w:val="00AD5045"/>
    <w:rsid w:val="00AD5626"/>
    <w:rsid w:val="00AE0213"/>
    <w:rsid w:val="00AE18F5"/>
    <w:rsid w:val="00AE2BD2"/>
    <w:rsid w:val="00AF2CF8"/>
    <w:rsid w:val="00AF6973"/>
    <w:rsid w:val="00AF7972"/>
    <w:rsid w:val="00B0006C"/>
    <w:rsid w:val="00B061B2"/>
    <w:rsid w:val="00B1540C"/>
    <w:rsid w:val="00B22C39"/>
    <w:rsid w:val="00B2529B"/>
    <w:rsid w:val="00B253A9"/>
    <w:rsid w:val="00B25D1C"/>
    <w:rsid w:val="00B3171A"/>
    <w:rsid w:val="00B31C8C"/>
    <w:rsid w:val="00B34843"/>
    <w:rsid w:val="00B35555"/>
    <w:rsid w:val="00B375C1"/>
    <w:rsid w:val="00B4248B"/>
    <w:rsid w:val="00B438FB"/>
    <w:rsid w:val="00B44B40"/>
    <w:rsid w:val="00B5067A"/>
    <w:rsid w:val="00B57E2E"/>
    <w:rsid w:val="00B62553"/>
    <w:rsid w:val="00B62873"/>
    <w:rsid w:val="00B6311B"/>
    <w:rsid w:val="00B641E9"/>
    <w:rsid w:val="00B65AFC"/>
    <w:rsid w:val="00B65AFF"/>
    <w:rsid w:val="00B672F1"/>
    <w:rsid w:val="00B704B5"/>
    <w:rsid w:val="00B726C3"/>
    <w:rsid w:val="00B72829"/>
    <w:rsid w:val="00B77D78"/>
    <w:rsid w:val="00B80D0A"/>
    <w:rsid w:val="00B824B7"/>
    <w:rsid w:val="00B83C77"/>
    <w:rsid w:val="00B84808"/>
    <w:rsid w:val="00B84F16"/>
    <w:rsid w:val="00B8540C"/>
    <w:rsid w:val="00B86B25"/>
    <w:rsid w:val="00B903E4"/>
    <w:rsid w:val="00B90B89"/>
    <w:rsid w:val="00B933DD"/>
    <w:rsid w:val="00BA088A"/>
    <w:rsid w:val="00BA1629"/>
    <w:rsid w:val="00BA4FAA"/>
    <w:rsid w:val="00BB286F"/>
    <w:rsid w:val="00BB32EB"/>
    <w:rsid w:val="00BB487A"/>
    <w:rsid w:val="00BB4898"/>
    <w:rsid w:val="00BC27DD"/>
    <w:rsid w:val="00BC36FA"/>
    <w:rsid w:val="00BC6809"/>
    <w:rsid w:val="00BC7387"/>
    <w:rsid w:val="00BC7D89"/>
    <w:rsid w:val="00BD06AF"/>
    <w:rsid w:val="00BD127C"/>
    <w:rsid w:val="00BE4BFF"/>
    <w:rsid w:val="00BE595A"/>
    <w:rsid w:val="00BF46DA"/>
    <w:rsid w:val="00BF7B46"/>
    <w:rsid w:val="00BF7EE5"/>
    <w:rsid w:val="00C075DB"/>
    <w:rsid w:val="00C101EA"/>
    <w:rsid w:val="00C102F1"/>
    <w:rsid w:val="00C106DC"/>
    <w:rsid w:val="00C12776"/>
    <w:rsid w:val="00C16082"/>
    <w:rsid w:val="00C16EF4"/>
    <w:rsid w:val="00C17399"/>
    <w:rsid w:val="00C21177"/>
    <w:rsid w:val="00C21DA9"/>
    <w:rsid w:val="00C326B1"/>
    <w:rsid w:val="00C34680"/>
    <w:rsid w:val="00C36233"/>
    <w:rsid w:val="00C37FC3"/>
    <w:rsid w:val="00C40093"/>
    <w:rsid w:val="00C40806"/>
    <w:rsid w:val="00C41008"/>
    <w:rsid w:val="00C43B74"/>
    <w:rsid w:val="00C446B3"/>
    <w:rsid w:val="00C44E1E"/>
    <w:rsid w:val="00C46C65"/>
    <w:rsid w:val="00C51F76"/>
    <w:rsid w:val="00C530DF"/>
    <w:rsid w:val="00C54F48"/>
    <w:rsid w:val="00C55B27"/>
    <w:rsid w:val="00C57A91"/>
    <w:rsid w:val="00C64BC6"/>
    <w:rsid w:val="00C66CA0"/>
    <w:rsid w:val="00C66E66"/>
    <w:rsid w:val="00C6781A"/>
    <w:rsid w:val="00C71FF6"/>
    <w:rsid w:val="00C77C81"/>
    <w:rsid w:val="00C77D6C"/>
    <w:rsid w:val="00C807FF"/>
    <w:rsid w:val="00C81E51"/>
    <w:rsid w:val="00C830CD"/>
    <w:rsid w:val="00C831ED"/>
    <w:rsid w:val="00C92340"/>
    <w:rsid w:val="00C972BE"/>
    <w:rsid w:val="00CA15AE"/>
    <w:rsid w:val="00CA5D33"/>
    <w:rsid w:val="00CA60E7"/>
    <w:rsid w:val="00CB04FE"/>
    <w:rsid w:val="00CB45B8"/>
    <w:rsid w:val="00CB5B52"/>
    <w:rsid w:val="00CB6F9A"/>
    <w:rsid w:val="00CC01A7"/>
    <w:rsid w:val="00CC262C"/>
    <w:rsid w:val="00CC3604"/>
    <w:rsid w:val="00CC6FF0"/>
    <w:rsid w:val="00CC7104"/>
    <w:rsid w:val="00CC7866"/>
    <w:rsid w:val="00CD6AB4"/>
    <w:rsid w:val="00CD6E99"/>
    <w:rsid w:val="00CE456D"/>
    <w:rsid w:val="00CE7234"/>
    <w:rsid w:val="00CE79CB"/>
    <w:rsid w:val="00CF0642"/>
    <w:rsid w:val="00CF0AA4"/>
    <w:rsid w:val="00CF2A02"/>
    <w:rsid w:val="00CF4D31"/>
    <w:rsid w:val="00D02476"/>
    <w:rsid w:val="00D1167B"/>
    <w:rsid w:val="00D12F66"/>
    <w:rsid w:val="00D15C0A"/>
    <w:rsid w:val="00D17C61"/>
    <w:rsid w:val="00D245A8"/>
    <w:rsid w:val="00D266F6"/>
    <w:rsid w:val="00D2696F"/>
    <w:rsid w:val="00D31080"/>
    <w:rsid w:val="00D3352E"/>
    <w:rsid w:val="00D36D76"/>
    <w:rsid w:val="00D372C1"/>
    <w:rsid w:val="00D41343"/>
    <w:rsid w:val="00D4362C"/>
    <w:rsid w:val="00D43856"/>
    <w:rsid w:val="00D44B6D"/>
    <w:rsid w:val="00D50BD5"/>
    <w:rsid w:val="00D552E5"/>
    <w:rsid w:val="00D5643F"/>
    <w:rsid w:val="00D56ED8"/>
    <w:rsid w:val="00D60AE0"/>
    <w:rsid w:val="00D6360E"/>
    <w:rsid w:val="00D73669"/>
    <w:rsid w:val="00D73696"/>
    <w:rsid w:val="00D74AC1"/>
    <w:rsid w:val="00D75673"/>
    <w:rsid w:val="00D76758"/>
    <w:rsid w:val="00D77108"/>
    <w:rsid w:val="00D77E8B"/>
    <w:rsid w:val="00D82D73"/>
    <w:rsid w:val="00D8300C"/>
    <w:rsid w:val="00D83126"/>
    <w:rsid w:val="00D83878"/>
    <w:rsid w:val="00D92CE3"/>
    <w:rsid w:val="00D930EC"/>
    <w:rsid w:val="00D934B0"/>
    <w:rsid w:val="00D9394B"/>
    <w:rsid w:val="00D93FE2"/>
    <w:rsid w:val="00D95CDA"/>
    <w:rsid w:val="00DA036C"/>
    <w:rsid w:val="00DA13F9"/>
    <w:rsid w:val="00DA2397"/>
    <w:rsid w:val="00DA2AAE"/>
    <w:rsid w:val="00DB2ED5"/>
    <w:rsid w:val="00DB4F18"/>
    <w:rsid w:val="00DB5E8B"/>
    <w:rsid w:val="00DC1746"/>
    <w:rsid w:val="00DC2BBE"/>
    <w:rsid w:val="00DC2FBD"/>
    <w:rsid w:val="00DC3770"/>
    <w:rsid w:val="00DC4EED"/>
    <w:rsid w:val="00DC5CE6"/>
    <w:rsid w:val="00DC6E5A"/>
    <w:rsid w:val="00DD33E8"/>
    <w:rsid w:val="00DF0266"/>
    <w:rsid w:val="00DF03BE"/>
    <w:rsid w:val="00E00151"/>
    <w:rsid w:val="00E009B7"/>
    <w:rsid w:val="00E0192F"/>
    <w:rsid w:val="00E03FA5"/>
    <w:rsid w:val="00E05581"/>
    <w:rsid w:val="00E06956"/>
    <w:rsid w:val="00E06A16"/>
    <w:rsid w:val="00E06A31"/>
    <w:rsid w:val="00E07C75"/>
    <w:rsid w:val="00E1265E"/>
    <w:rsid w:val="00E16640"/>
    <w:rsid w:val="00E178FD"/>
    <w:rsid w:val="00E21DEE"/>
    <w:rsid w:val="00E2213C"/>
    <w:rsid w:val="00E23AB8"/>
    <w:rsid w:val="00E30110"/>
    <w:rsid w:val="00E302BB"/>
    <w:rsid w:val="00E3429F"/>
    <w:rsid w:val="00E36106"/>
    <w:rsid w:val="00E365DC"/>
    <w:rsid w:val="00E36F70"/>
    <w:rsid w:val="00E47E0C"/>
    <w:rsid w:val="00E51854"/>
    <w:rsid w:val="00E54462"/>
    <w:rsid w:val="00E56793"/>
    <w:rsid w:val="00E569F1"/>
    <w:rsid w:val="00E62C47"/>
    <w:rsid w:val="00E645B1"/>
    <w:rsid w:val="00E64CDA"/>
    <w:rsid w:val="00E66BE4"/>
    <w:rsid w:val="00E67061"/>
    <w:rsid w:val="00E677A8"/>
    <w:rsid w:val="00E67E4C"/>
    <w:rsid w:val="00E700E5"/>
    <w:rsid w:val="00E7087D"/>
    <w:rsid w:val="00E74C0A"/>
    <w:rsid w:val="00E814FD"/>
    <w:rsid w:val="00E81EED"/>
    <w:rsid w:val="00E8231D"/>
    <w:rsid w:val="00E84A84"/>
    <w:rsid w:val="00E85E6E"/>
    <w:rsid w:val="00E93CB8"/>
    <w:rsid w:val="00E94734"/>
    <w:rsid w:val="00E96993"/>
    <w:rsid w:val="00EB38F5"/>
    <w:rsid w:val="00EB4FB3"/>
    <w:rsid w:val="00EB7848"/>
    <w:rsid w:val="00EC1A2B"/>
    <w:rsid w:val="00EC44D9"/>
    <w:rsid w:val="00EC49CC"/>
    <w:rsid w:val="00EC510A"/>
    <w:rsid w:val="00EC5EF7"/>
    <w:rsid w:val="00ED0B55"/>
    <w:rsid w:val="00ED0E82"/>
    <w:rsid w:val="00ED4833"/>
    <w:rsid w:val="00ED51C1"/>
    <w:rsid w:val="00ED5381"/>
    <w:rsid w:val="00EE20DA"/>
    <w:rsid w:val="00EE296B"/>
    <w:rsid w:val="00EE4F96"/>
    <w:rsid w:val="00EE5552"/>
    <w:rsid w:val="00EE6CBC"/>
    <w:rsid w:val="00EE7B26"/>
    <w:rsid w:val="00EF1D05"/>
    <w:rsid w:val="00EF6692"/>
    <w:rsid w:val="00F12C08"/>
    <w:rsid w:val="00F14647"/>
    <w:rsid w:val="00F17082"/>
    <w:rsid w:val="00F17457"/>
    <w:rsid w:val="00F222BB"/>
    <w:rsid w:val="00F263D5"/>
    <w:rsid w:val="00F27BD7"/>
    <w:rsid w:val="00F32AAA"/>
    <w:rsid w:val="00F3435E"/>
    <w:rsid w:val="00F371B6"/>
    <w:rsid w:val="00F417D7"/>
    <w:rsid w:val="00F42A5B"/>
    <w:rsid w:val="00F5046C"/>
    <w:rsid w:val="00F55168"/>
    <w:rsid w:val="00F55956"/>
    <w:rsid w:val="00F63DF6"/>
    <w:rsid w:val="00F658E1"/>
    <w:rsid w:val="00F659E6"/>
    <w:rsid w:val="00F67CC3"/>
    <w:rsid w:val="00F71F8B"/>
    <w:rsid w:val="00F74B36"/>
    <w:rsid w:val="00F76C73"/>
    <w:rsid w:val="00F8106B"/>
    <w:rsid w:val="00F816FB"/>
    <w:rsid w:val="00F86A73"/>
    <w:rsid w:val="00F90905"/>
    <w:rsid w:val="00F910B7"/>
    <w:rsid w:val="00F92595"/>
    <w:rsid w:val="00F9394E"/>
    <w:rsid w:val="00F945AB"/>
    <w:rsid w:val="00FA10A6"/>
    <w:rsid w:val="00FA1351"/>
    <w:rsid w:val="00FB0011"/>
    <w:rsid w:val="00FB0A52"/>
    <w:rsid w:val="00FB2820"/>
    <w:rsid w:val="00FB4DC2"/>
    <w:rsid w:val="00FB4E0F"/>
    <w:rsid w:val="00FB4FF0"/>
    <w:rsid w:val="00FC174B"/>
    <w:rsid w:val="00FC1BE7"/>
    <w:rsid w:val="00FC5952"/>
    <w:rsid w:val="00FD1309"/>
    <w:rsid w:val="00FD19AD"/>
    <w:rsid w:val="00FD34C3"/>
    <w:rsid w:val="00FD4490"/>
    <w:rsid w:val="00FD5AB7"/>
    <w:rsid w:val="00FD6343"/>
    <w:rsid w:val="00FD6464"/>
    <w:rsid w:val="00FD72E1"/>
    <w:rsid w:val="00FD764F"/>
    <w:rsid w:val="00FE143A"/>
    <w:rsid w:val="00FE5B9B"/>
    <w:rsid w:val="00FE77DB"/>
    <w:rsid w:val="00FF0FF5"/>
    <w:rsid w:val="00FF2913"/>
    <w:rsid w:val="00FF3235"/>
    <w:rsid w:val="00FF7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9f,#36f,#33f,#06f,#9f9,#03c"/>
    </o:shapedefaults>
    <o:shapelayout v:ext="edit">
      <o:idmap v:ext="edit" data="1"/>
    </o:shapelayout>
  </w:shapeDefaults>
  <w:decimalSymbol w:val="."/>
  <w:listSeparator w:val=","/>
  <w14:docId w14:val="0F92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2F1"/>
  </w:style>
  <w:style w:type="paragraph" w:styleId="Heading1">
    <w:name w:val="heading 1"/>
    <w:basedOn w:val="Normal"/>
    <w:next w:val="Normal"/>
    <w:link w:val="Heading1Char"/>
    <w:uiPriority w:val="9"/>
    <w:qFormat/>
    <w:rsid w:val="00C102F1"/>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102F1"/>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102F1"/>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102F1"/>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102F1"/>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102F1"/>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102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02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02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2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102F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102F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102F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102F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102F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102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02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02F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95645"/>
    <w:pPr>
      <w:ind w:left="720"/>
      <w:contextualSpacing/>
    </w:pPr>
  </w:style>
  <w:style w:type="character" w:styleId="Hyperlink">
    <w:name w:val="Hyperlink"/>
    <w:basedOn w:val="DefaultParagraphFont"/>
    <w:uiPriority w:val="99"/>
    <w:unhideWhenUsed/>
    <w:rsid w:val="006B5FED"/>
    <w:rPr>
      <w:color w:val="0563C1" w:themeColor="hyperlink"/>
      <w:u w:val="single"/>
    </w:rPr>
  </w:style>
  <w:style w:type="table" w:styleId="TableGrid">
    <w:name w:val="Table Grid"/>
    <w:basedOn w:val="TableNormal"/>
    <w:uiPriority w:val="39"/>
    <w:rsid w:val="00C80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02F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102F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102F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102F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102F1"/>
    <w:rPr>
      <w:color w:val="5A5A5A" w:themeColor="text1" w:themeTint="A5"/>
      <w:spacing w:val="10"/>
    </w:rPr>
  </w:style>
  <w:style w:type="character" w:styleId="Strong">
    <w:name w:val="Strong"/>
    <w:basedOn w:val="DefaultParagraphFont"/>
    <w:uiPriority w:val="22"/>
    <w:qFormat/>
    <w:rsid w:val="00C102F1"/>
    <w:rPr>
      <w:b/>
      <w:bCs/>
      <w:color w:val="000000" w:themeColor="text1"/>
    </w:rPr>
  </w:style>
  <w:style w:type="character" w:styleId="Emphasis">
    <w:name w:val="Emphasis"/>
    <w:basedOn w:val="DefaultParagraphFont"/>
    <w:uiPriority w:val="20"/>
    <w:qFormat/>
    <w:rsid w:val="00C102F1"/>
    <w:rPr>
      <w:i/>
      <w:iCs/>
      <w:color w:val="auto"/>
    </w:rPr>
  </w:style>
  <w:style w:type="paragraph" w:styleId="NoSpacing">
    <w:name w:val="No Spacing"/>
    <w:uiPriority w:val="1"/>
    <w:qFormat/>
    <w:rsid w:val="00C102F1"/>
    <w:pPr>
      <w:spacing w:after="0" w:line="240" w:lineRule="auto"/>
    </w:pPr>
  </w:style>
  <w:style w:type="paragraph" w:styleId="Quote">
    <w:name w:val="Quote"/>
    <w:basedOn w:val="Normal"/>
    <w:next w:val="Normal"/>
    <w:link w:val="QuoteChar"/>
    <w:uiPriority w:val="29"/>
    <w:qFormat/>
    <w:rsid w:val="00C102F1"/>
    <w:pPr>
      <w:spacing w:before="160"/>
      <w:ind w:left="720" w:right="720"/>
    </w:pPr>
    <w:rPr>
      <w:i/>
      <w:iCs/>
      <w:color w:val="000000" w:themeColor="text1"/>
    </w:rPr>
  </w:style>
  <w:style w:type="character" w:customStyle="1" w:styleId="QuoteChar">
    <w:name w:val="Quote Char"/>
    <w:basedOn w:val="DefaultParagraphFont"/>
    <w:link w:val="Quote"/>
    <w:uiPriority w:val="29"/>
    <w:rsid w:val="00C102F1"/>
    <w:rPr>
      <w:i/>
      <w:iCs/>
      <w:color w:val="000000" w:themeColor="text1"/>
    </w:rPr>
  </w:style>
  <w:style w:type="paragraph" w:styleId="IntenseQuote">
    <w:name w:val="Intense Quote"/>
    <w:basedOn w:val="Normal"/>
    <w:next w:val="Normal"/>
    <w:link w:val="IntenseQuoteChar"/>
    <w:uiPriority w:val="30"/>
    <w:qFormat/>
    <w:rsid w:val="00C102F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102F1"/>
    <w:rPr>
      <w:color w:val="000000" w:themeColor="text1"/>
      <w:shd w:val="clear" w:color="auto" w:fill="F2F2F2" w:themeFill="background1" w:themeFillShade="F2"/>
    </w:rPr>
  </w:style>
  <w:style w:type="character" w:styleId="SubtleEmphasis">
    <w:name w:val="Subtle Emphasis"/>
    <w:basedOn w:val="DefaultParagraphFont"/>
    <w:uiPriority w:val="19"/>
    <w:qFormat/>
    <w:rsid w:val="00C102F1"/>
    <w:rPr>
      <w:i/>
      <w:iCs/>
      <w:color w:val="404040" w:themeColor="text1" w:themeTint="BF"/>
    </w:rPr>
  </w:style>
  <w:style w:type="character" w:styleId="IntenseEmphasis">
    <w:name w:val="Intense Emphasis"/>
    <w:basedOn w:val="DefaultParagraphFont"/>
    <w:uiPriority w:val="21"/>
    <w:qFormat/>
    <w:rsid w:val="00C102F1"/>
    <w:rPr>
      <w:b/>
      <w:bCs/>
      <w:i/>
      <w:iCs/>
      <w:caps/>
    </w:rPr>
  </w:style>
  <w:style w:type="character" w:styleId="SubtleReference">
    <w:name w:val="Subtle Reference"/>
    <w:basedOn w:val="DefaultParagraphFont"/>
    <w:uiPriority w:val="31"/>
    <w:qFormat/>
    <w:rsid w:val="00C102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102F1"/>
    <w:rPr>
      <w:b/>
      <w:bCs/>
      <w:smallCaps/>
      <w:u w:val="single"/>
    </w:rPr>
  </w:style>
  <w:style w:type="character" w:styleId="BookTitle">
    <w:name w:val="Book Title"/>
    <w:basedOn w:val="DefaultParagraphFont"/>
    <w:uiPriority w:val="33"/>
    <w:qFormat/>
    <w:rsid w:val="00C102F1"/>
    <w:rPr>
      <w:b w:val="0"/>
      <w:bCs w:val="0"/>
      <w:smallCaps/>
      <w:spacing w:val="5"/>
    </w:rPr>
  </w:style>
  <w:style w:type="paragraph" w:styleId="TOCHeading">
    <w:name w:val="TOC Heading"/>
    <w:basedOn w:val="Heading1"/>
    <w:next w:val="Normal"/>
    <w:uiPriority w:val="39"/>
    <w:unhideWhenUsed/>
    <w:qFormat/>
    <w:rsid w:val="00C102F1"/>
    <w:pPr>
      <w:outlineLvl w:val="9"/>
    </w:pPr>
  </w:style>
  <w:style w:type="paragraph" w:styleId="NormalWeb">
    <w:name w:val="Normal (Web)"/>
    <w:basedOn w:val="Normal"/>
    <w:uiPriority w:val="99"/>
    <w:semiHidden/>
    <w:unhideWhenUsed/>
    <w:rsid w:val="00CA15AE"/>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A0240"/>
  </w:style>
  <w:style w:type="paragraph" w:styleId="TOC1">
    <w:name w:val="toc 1"/>
    <w:basedOn w:val="Normal"/>
    <w:next w:val="Normal"/>
    <w:autoRedefine/>
    <w:uiPriority w:val="39"/>
    <w:unhideWhenUsed/>
    <w:rsid w:val="00A50E82"/>
    <w:pPr>
      <w:tabs>
        <w:tab w:val="left" w:pos="440"/>
        <w:tab w:val="right" w:leader="dot" w:pos="9350"/>
      </w:tabs>
      <w:spacing w:after="0"/>
    </w:pPr>
  </w:style>
  <w:style w:type="paragraph" w:styleId="TOC2">
    <w:name w:val="toc 2"/>
    <w:basedOn w:val="Normal"/>
    <w:next w:val="Normal"/>
    <w:autoRedefine/>
    <w:uiPriority w:val="39"/>
    <w:unhideWhenUsed/>
    <w:rsid w:val="00D15C0A"/>
    <w:pPr>
      <w:spacing w:after="100"/>
      <w:ind w:left="220"/>
    </w:pPr>
  </w:style>
  <w:style w:type="paragraph" w:styleId="TOC3">
    <w:name w:val="toc 3"/>
    <w:basedOn w:val="Normal"/>
    <w:next w:val="Normal"/>
    <w:autoRedefine/>
    <w:uiPriority w:val="39"/>
    <w:unhideWhenUsed/>
    <w:rsid w:val="00D15C0A"/>
    <w:pPr>
      <w:spacing w:after="100"/>
      <w:ind w:left="440"/>
    </w:pPr>
  </w:style>
  <w:style w:type="paragraph" w:styleId="Header">
    <w:name w:val="header"/>
    <w:basedOn w:val="Normal"/>
    <w:link w:val="HeaderChar"/>
    <w:uiPriority w:val="99"/>
    <w:unhideWhenUsed/>
    <w:rsid w:val="00D15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C0A"/>
  </w:style>
  <w:style w:type="paragraph" w:styleId="Footer">
    <w:name w:val="footer"/>
    <w:basedOn w:val="Normal"/>
    <w:link w:val="FooterChar"/>
    <w:uiPriority w:val="99"/>
    <w:unhideWhenUsed/>
    <w:rsid w:val="00D15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C0A"/>
  </w:style>
  <w:style w:type="paragraph" w:styleId="TOC4">
    <w:name w:val="toc 4"/>
    <w:basedOn w:val="Normal"/>
    <w:next w:val="Normal"/>
    <w:autoRedefine/>
    <w:uiPriority w:val="39"/>
    <w:unhideWhenUsed/>
    <w:rsid w:val="009F5992"/>
    <w:pPr>
      <w:spacing w:after="100"/>
      <w:ind w:left="660"/>
    </w:pPr>
  </w:style>
  <w:style w:type="paragraph" w:styleId="TOC5">
    <w:name w:val="toc 5"/>
    <w:basedOn w:val="Normal"/>
    <w:next w:val="Normal"/>
    <w:autoRedefine/>
    <w:uiPriority w:val="39"/>
    <w:unhideWhenUsed/>
    <w:rsid w:val="009F5992"/>
    <w:pPr>
      <w:spacing w:after="100"/>
      <w:ind w:left="880"/>
    </w:pPr>
  </w:style>
  <w:style w:type="paragraph" w:styleId="TOC6">
    <w:name w:val="toc 6"/>
    <w:basedOn w:val="Normal"/>
    <w:next w:val="Normal"/>
    <w:autoRedefine/>
    <w:uiPriority w:val="39"/>
    <w:unhideWhenUsed/>
    <w:rsid w:val="009F5992"/>
    <w:pPr>
      <w:spacing w:after="100"/>
      <w:ind w:left="1100"/>
    </w:pPr>
  </w:style>
  <w:style w:type="paragraph" w:styleId="TOC7">
    <w:name w:val="toc 7"/>
    <w:basedOn w:val="Normal"/>
    <w:next w:val="Normal"/>
    <w:autoRedefine/>
    <w:uiPriority w:val="39"/>
    <w:unhideWhenUsed/>
    <w:rsid w:val="009F5992"/>
    <w:pPr>
      <w:spacing w:after="100"/>
      <w:ind w:left="1320"/>
    </w:pPr>
  </w:style>
  <w:style w:type="paragraph" w:styleId="TOC8">
    <w:name w:val="toc 8"/>
    <w:basedOn w:val="Normal"/>
    <w:next w:val="Normal"/>
    <w:autoRedefine/>
    <w:uiPriority w:val="39"/>
    <w:unhideWhenUsed/>
    <w:rsid w:val="009F5992"/>
    <w:pPr>
      <w:spacing w:after="100"/>
      <w:ind w:left="1540"/>
    </w:pPr>
  </w:style>
  <w:style w:type="paragraph" w:styleId="TOC9">
    <w:name w:val="toc 9"/>
    <w:basedOn w:val="Normal"/>
    <w:next w:val="Normal"/>
    <w:autoRedefine/>
    <w:uiPriority w:val="39"/>
    <w:unhideWhenUsed/>
    <w:rsid w:val="009F5992"/>
    <w:pPr>
      <w:spacing w:after="100"/>
      <w:ind w:left="1760"/>
    </w:pPr>
  </w:style>
  <w:style w:type="paragraph" w:styleId="BalloonText">
    <w:name w:val="Balloon Text"/>
    <w:basedOn w:val="Normal"/>
    <w:link w:val="BalloonTextChar"/>
    <w:uiPriority w:val="99"/>
    <w:semiHidden/>
    <w:unhideWhenUsed/>
    <w:rsid w:val="00CC6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FF0"/>
    <w:rPr>
      <w:rFonts w:ascii="Tahoma" w:hAnsi="Tahoma" w:cs="Tahoma"/>
      <w:sz w:val="16"/>
      <w:szCs w:val="16"/>
    </w:rPr>
  </w:style>
  <w:style w:type="character" w:styleId="CommentReference">
    <w:name w:val="annotation reference"/>
    <w:basedOn w:val="DefaultParagraphFont"/>
    <w:uiPriority w:val="99"/>
    <w:semiHidden/>
    <w:unhideWhenUsed/>
    <w:rsid w:val="00E3429F"/>
    <w:rPr>
      <w:sz w:val="16"/>
      <w:szCs w:val="16"/>
    </w:rPr>
  </w:style>
  <w:style w:type="paragraph" w:styleId="CommentText">
    <w:name w:val="annotation text"/>
    <w:basedOn w:val="Normal"/>
    <w:link w:val="CommentTextChar"/>
    <w:uiPriority w:val="99"/>
    <w:semiHidden/>
    <w:unhideWhenUsed/>
    <w:rsid w:val="00E3429F"/>
    <w:pPr>
      <w:spacing w:line="240" w:lineRule="auto"/>
    </w:pPr>
    <w:rPr>
      <w:sz w:val="20"/>
      <w:szCs w:val="20"/>
    </w:rPr>
  </w:style>
  <w:style w:type="character" w:customStyle="1" w:styleId="CommentTextChar">
    <w:name w:val="Comment Text Char"/>
    <w:basedOn w:val="DefaultParagraphFont"/>
    <w:link w:val="CommentText"/>
    <w:uiPriority w:val="99"/>
    <w:semiHidden/>
    <w:rsid w:val="00E3429F"/>
    <w:rPr>
      <w:sz w:val="20"/>
      <w:szCs w:val="20"/>
    </w:rPr>
  </w:style>
  <w:style w:type="paragraph" w:styleId="CommentSubject">
    <w:name w:val="annotation subject"/>
    <w:basedOn w:val="CommentText"/>
    <w:next w:val="CommentText"/>
    <w:link w:val="CommentSubjectChar"/>
    <w:uiPriority w:val="99"/>
    <w:semiHidden/>
    <w:unhideWhenUsed/>
    <w:rsid w:val="00E3429F"/>
    <w:rPr>
      <w:b/>
      <w:bCs/>
    </w:rPr>
  </w:style>
  <w:style w:type="character" w:customStyle="1" w:styleId="CommentSubjectChar">
    <w:name w:val="Comment Subject Char"/>
    <w:basedOn w:val="CommentTextChar"/>
    <w:link w:val="CommentSubject"/>
    <w:uiPriority w:val="99"/>
    <w:semiHidden/>
    <w:rsid w:val="00E3429F"/>
    <w:rPr>
      <w:b/>
      <w:bCs/>
      <w:sz w:val="20"/>
      <w:szCs w:val="20"/>
    </w:rPr>
  </w:style>
  <w:style w:type="paragraph" w:styleId="FootnoteText">
    <w:name w:val="footnote text"/>
    <w:basedOn w:val="Normal"/>
    <w:link w:val="FootnoteTextChar"/>
    <w:uiPriority w:val="99"/>
    <w:semiHidden/>
    <w:unhideWhenUsed/>
    <w:rsid w:val="005F62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628F"/>
    <w:rPr>
      <w:sz w:val="20"/>
      <w:szCs w:val="20"/>
    </w:rPr>
  </w:style>
  <w:style w:type="character" w:styleId="FootnoteReference">
    <w:name w:val="footnote reference"/>
    <w:basedOn w:val="DefaultParagraphFont"/>
    <w:uiPriority w:val="99"/>
    <w:semiHidden/>
    <w:unhideWhenUsed/>
    <w:rsid w:val="005F628F"/>
    <w:rPr>
      <w:vertAlign w:val="superscript"/>
    </w:rPr>
  </w:style>
  <w:style w:type="character" w:styleId="FollowedHyperlink">
    <w:name w:val="FollowedHyperlink"/>
    <w:basedOn w:val="DefaultParagraphFont"/>
    <w:uiPriority w:val="99"/>
    <w:semiHidden/>
    <w:unhideWhenUsed/>
    <w:rsid w:val="00A27BEC"/>
    <w:rPr>
      <w:color w:val="954F72" w:themeColor="followedHyperlink"/>
      <w:u w:val="single"/>
    </w:rPr>
  </w:style>
  <w:style w:type="paragraph" w:styleId="Revision">
    <w:name w:val="Revision"/>
    <w:hidden/>
    <w:uiPriority w:val="99"/>
    <w:semiHidden/>
    <w:rsid w:val="00A67C3D"/>
    <w:pPr>
      <w:spacing w:after="0" w:line="240" w:lineRule="auto"/>
    </w:pPr>
  </w:style>
  <w:style w:type="character" w:customStyle="1" w:styleId="UnresolvedMention1">
    <w:name w:val="Unresolved Mention1"/>
    <w:basedOn w:val="DefaultParagraphFont"/>
    <w:uiPriority w:val="99"/>
    <w:semiHidden/>
    <w:unhideWhenUsed/>
    <w:rsid w:val="00A72862"/>
    <w:rPr>
      <w:color w:val="808080"/>
      <w:shd w:val="clear" w:color="auto" w:fill="E6E6E6"/>
    </w:rPr>
  </w:style>
  <w:style w:type="paragraph" w:customStyle="1" w:styleId="NewElement">
    <w:name w:val="NewElement"/>
    <w:basedOn w:val="Normal"/>
    <w:link w:val="NewElementChar"/>
    <w:rsid w:val="00E8231D"/>
    <w:pPr>
      <w:shd w:val="clear" w:color="auto" w:fill="FFFFFF"/>
      <w:autoSpaceDE w:val="0"/>
      <w:autoSpaceDN w:val="0"/>
      <w:adjustRightInd w:val="0"/>
      <w:spacing w:line="240" w:lineRule="auto"/>
      <w:ind w:left="1620" w:hanging="1620"/>
    </w:pPr>
    <w:rPr>
      <w:rFonts w:ascii="Courier New" w:hAnsi="Courier New" w:cs="Courier New"/>
      <w:b/>
      <w:color w:val="000000" w:themeColor="text1"/>
      <w:sz w:val="20"/>
      <w:szCs w:val="20"/>
    </w:rPr>
  </w:style>
  <w:style w:type="character" w:customStyle="1" w:styleId="NewElementChar">
    <w:name w:val="NewElement Char"/>
    <w:basedOn w:val="DefaultParagraphFont"/>
    <w:link w:val="NewElement"/>
    <w:rsid w:val="00E8231D"/>
    <w:rPr>
      <w:rFonts w:ascii="Courier New" w:hAnsi="Courier New" w:cs="Courier New"/>
      <w:b/>
      <w:color w:val="000000" w:themeColor="text1"/>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88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scode.house.gov/download/download.shtml" TargetMode="External"/><Relationship Id="rId13" Type="http://schemas.openxmlformats.org/officeDocument/2006/relationships/hyperlink" Target="https://www.govinfo.gov/developer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usgpo/usl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code.house.gov/download/resources/schemaandcss.zi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github.com/usgpo/uslm/blob/master/USLM-User-Guide.md" TargetMode="External"/><Relationship Id="rId19" Type="http://schemas.openxmlformats.org/officeDocument/2006/relationships/hyperlink" Target="https://github.com/usgpo/uslm/issues" TargetMode="External"/><Relationship Id="rId4" Type="http://schemas.openxmlformats.org/officeDocument/2006/relationships/settings" Target="settings.xml"/><Relationship Id="rId9" Type="http://schemas.openxmlformats.org/officeDocument/2006/relationships/hyperlink" Target="https://github.com/usgpo/uslm/blob/master/USLM-User-Guide.pdf" TargetMode="External"/><Relationship Id="rId14" Type="http://schemas.openxmlformats.org/officeDocument/2006/relationships/image" Target="media/image1.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B2A59-EB71-47A0-8D09-6E0804676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3299</Words>
  <Characters>18808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2023-04-12T01:01:00Z</dcterms:created>
  <dcterms:modified xsi:type="dcterms:W3CDTF">2023-05-09T14:11:00Z</dcterms:modified>
</cp:coreProperties>
</file>